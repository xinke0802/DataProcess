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D9A" w:rsidRDefault="002C5D9A" w:rsidP="00AE3CF5">
      <w:pPr>
        <w:ind w:firstLine="0"/>
      </w:pPr>
    </w:p>
    <w:p w:rsidR="002C5D9A" w:rsidRDefault="002C5D9A" w:rsidP="00AE3CF5">
      <w:pPr>
        <w:ind w:firstLine="0"/>
      </w:pPr>
    </w:p>
    <w:p w:rsidR="002C5D9A" w:rsidRDefault="002C5D9A" w:rsidP="00AE3CF5">
      <w:pPr>
        <w:ind w:firstLine="0"/>
      </w:pPr>
    </w:p>
    <w:p w:rsidR="002C5D9A" w:rsidRDefault="002C5D9A" w:rsidP="00AE3CF5">
      <w:pPr>
        <w:ind w:firstLine="0"/>
      </w:pPr>
    </w:p>
    <w:p w:rsidR="002C5D9A" w:rsidRPr="002C5D9A" w:rsidRDefault="002C5D9A" w:rsidP="002C5D9A">
      <w:pPr>
        <w:ind w:firstLine="0"/>
        <w:jc w:val="center"/>
        <w:rPr>
          <w:b/>
          <w:sz w:val="36"/>
          <w:szCs w:val="36"/>
        </w:rPr>
      </w:pPr>
      <w:r w:rsidRPr="002C5D9A">
        <w:rPr>
          <w:rFonts w:hint="eastAsia"/>
          <w:b/>
          <w:sz w:val="36"/>
          <w:szCs w:val="36"/>
        </w:rPr>
        <w:t>清</w:t>
      </w:r>
      <w:r w:rsidRPr="002C5D9A">
        <w:rPr>
          <w:rFonts w:hint="eastAsia"/>
          <w:b/>
          <w:sz w:val="36"/>
          <w:szCs w:val="36"/>
        </w:rPr>
        <w:t xml:space="preserve"> </w:t>
      </w:r>
      <w:r w:rsidRPr="002C5D9A">
        <w:rPr>
          <w:rFonts w:hint="eastAsia"/>
          <w:b/>
          <w:sz w:val="36"/>
          <w:szCs w:val="36"/>
        </w:rPr>
        <w:t>华</w:t>
      </w:r>
      <w:r w:rsidRPr="002C5D9A">
        <w:rPr>
          <w:rFonts w:hint="eastAsia"/>
          <w:b/>
          <w:sz w:val="36"/>
          <w:szCs w:val="36"/>
        </w:rPr>
        <w:t xml:space="preserve"> </w:t>
      </w:r>
      <w:r w:rsidRPr="002C5D9A">
        <w:rPr>
          <w:rFonts w:hint="eastAsia"/>
          <w:b/>
          <w:sz w:val="36"/>
          <w:szCs w:val="36"/>
        </w:rPr>
        <w:t>大</w:t>
      </w:r>
      <w:r w:rsidRPr="002C5D9A">
        <w:rPr>
          <w:rFonts w:hint="eastAsia"/>
          <w:b/>
          <w:sz w:val="36"/>
          <w:szCs w:val="36"/>
        </w:rPr>
        <w:t xml:space="preserve"> </w:t>
      </w:r>
      <w:r w:rsidRPr="002C5D9A">
        <w:rPr>
          <w:rFonts w:hint="eastAsia"/>
          <w:b/>
          <w:sz w:val="36"/>
          <w:szCs w:val="36"/>
        </w:rPr>
        <w:t>学</w:t>
      </w:r>
    </w:p>
    <w:p w:rsidR="00672208" w:rsidRDefault="002C5D9A" w:rsidP="00672208">
      <w:pPr>
        <w:spacing w:before="800" w:line="240" w:lineRule="auto"/>
        <w:ind w:firstLine="0"/>
        <w:jc w:val="center"/>
        <w:rPr>
          <w:rFonts w:ascii="SimHei" w:eastAsia="SimHei" w:hAnsi="SimHei"/>
          <w:b/>
          <w:sz w:val="84"/>
          <w:szCs w:val="84"/>
        </w:rPr>
      </w:pPr>
      <w:r w:rsidRPr="002C5D9A">
        <w:rPr>
          <w:rFonts w:ascii="SimHei" w:eastAsia="SimHei" w:hAnsi="SimHei" w:hint="eastAsia"/>
          <w:b/>
          <w:sz w:val="84"/>
          <w:szCs w:val="84"/>
        </w:rPr>
        <w:t>综</w:t>
      </w:r>
      <w:r w:rsidR="00672208">
        <w:rPr>
          <w:rFonts w:ascii="SimHei" w:eastAsia="SimHei" w:hAnsi="SimHei" w:hint="eastAsia"/>
          <w:b/>
          <w:sz w:val="84"/>
          <w:szCs w:val="84"/>
        </w:rPr>
        <w:t xml:space="preserve"> </w:t>
      </w:r>
      <w:r w:rsidRPr="002C5D9A">
        <w:rPr>
          <w:rFonts w:ascii="SimHei" w:eastAsia="SimHei" w:hAnsi="SimHei" w:hint="eastAsia"/>
          <w:b/>
          <w:sz w:val="84"/>
          <w:szCs w:val="84"/>
        </w:rPr>
        <w:t>合</w:t>
      </w:r>
      <w:r w:rsidR="00672208">
        <w:rPr>
          <w:rFonts w:ascii="SimHei" w:eastAsia="SimHei" w:hAnsi="SimHei" w:hint="eastAsia"/>
          <w:b/>
          <w:sz w:val="84"/>
          <w:szCs w:val="84"/>
        </w:rPr>
        <w:t xml:space="preserve"> </w:t>
      </w:r>
      <w:r w:rsidRPr="002C5D9A">
        <w:rPr>
          <w:rFonts w:ascii="SimHei" w:eastAsia="SimHei" w:hAnsi="SimHei" w:hint="eastAsia"/>
          <w:b/>
          <w:sz w:val="84"/>
          <w:szCs w:val="84"/>
        </w:rPr>
        <w:t>论</w:t>
      </w:r>
      <w:r w:rsidR="00672208">
        <w:rPr>
          <w:rFonts w:ascii="SimHei" w:eastAsia="SimHei" w:hAnsi="SimHei" w:hint="eastAsia"/>
          <w:b/>
          <w:sz w:val="84"/>
          <w:szCs w:val="84"/>
        </w:rPr>
        <w:t xml:space="preserve"> </w:t>
      </w:r>
      <w:r w:rsidRPr="002C5D9A">
        <w:rPr>
          <w:rFonts w:ascii="SimHei" w:eastAsia="SimHei" w:hAnsi="SimHei" w:hint="eastAsia"/>
          <w:b/>
          <w:sz w:val="84"/>
          <w:szCs w:val="84"/>
        </w:rPr>
        <w:t>文</w:t>
      </w:r>
      <w:r w:rsidR="00672208">
        <w:rPr>
          <w:rFonts w:ascii="SimHei" w:eastAsia="SimHei" w:hAnsi="SimHei" w:hint="eastAsia"/>
          <w:b/>
          <w:sz w:val="84"/>
          <w:szCs w:val="84"/>
        </w:rPr>
        <w:t xml:space="preserve"> </w:t>
      </w:r>
      <w:r w:rsidRPr="002C5D9A">
        <w:rPr>
          <w:rFonts w:ascii="SimHei" w:eastAsia="SimHei" w:hAnsi="SimHei" w:hint="eastAsia"/>
          <w:b/>
          <w:sz w:val="84"/>
          <w:szCs w:val="84"/>
        </w:rPr>
        <w:t>训</w:t>
      </w:r>
      <w:r w:rsidR="00672208">
        <w:rPr>
          <w:rFonts w:ascii="SimHei" w:eastAsia="SimHei" w:hAnsi="SimHei" w:hint="eastAsia"/>
          <w:b/>
          <w:sz w:val="84"/>
          <w:szCs w:val="84"/>
        </w:rPr>
        <w:t xml:space="preserve"> </w:t>
      </w:r>
      <w:r w:rsidRPr="002C5D9A">
        <w:rPr>
          <w:rFonts w:ascii="SimHei" w:eastAsia="SimHei" w:hAnsi="SimHei" w:hint="eastAsia"/>
          <w:b/>
          <w:sz w:val="84"/>
          <w:szCs w:val="84"/>
        </w:rPr>
        <w:t>练</w:t>
      </w:r>
    </w:p>
    <w:p w:rsidR="00672208" w:rsidRPr="004140E3" w:rsidRDefault="00672208" w:rsidP="00672208">
      <w:pPr>
        <w:spacing w:before="800" w:line="288" w:lineRule="auto"/>
        <w:ind w:firstLine="0"/>
        <w:jc w:val="center"/>
        <w:rPr>
          <w:rFonts w:ascii="SimHei" w:eastAsia="SimHei" w:hAnsi="SimHei"/>
          <w:b/>
          <w:sz w:val="52"/>
          <w:szCs w:val="52"/>
          <w:u w:val="single"/>
        </w:rPr>
      </w:pPr>
      <w:r>
        <w:rPr>
          <w:rFonts w:ascii="SimHei" w:eastAsia="SimHei" w:hAnsi="SimHei" w:hint="eastAsia"/>
          <w:b/>
          <w:sz w:val="52"/>
          <w:szCs w:val="52"/>
        </w:rPr>
        <w:t>题目：</w:t>
      </w:r>
      <w:del w:id="0" w:author="Yangxin Zhong (MSR Student-Person Consulting)" w:date="2016-05-30T15:37:00Z">
        <w:r w:rsidRPr="004140E3" w:rsidDel="00CB5F8C">
          <w:rPr>
            <w:rFonts w:ascii="SimHei" w:eastAsia="SimHei" w:hAnsi="SimHei" w:hint="eastAsia"/>
            <w:b/>
            <w:sz w:val="52"/>
            <w:szCs w:val="52"/>
            <w:u w:val="single"/>
          </w:rPr>
          <w:delText>基于手持相机的光场采集</w:delText>
        </w:r>
      </w:del>
      <w:ins w:id="1" w:author="ZH" w:date="2016-05-25T22:50:00Z">
        <w:del w:id="2" w:author="Yangxin Zhong (MSR Student-Person Consulting)" w:date="2016-05-30T15:37:00Z">
          <w:r w:rsidR="009C5E86" w:rsidDel="00CB5F8C">
            <w:rPr>
              <w:rFonts w:ascii="SimHei" w:eastAsia="SimHei" w:hAnsi="SimHei" w:hint="eastAsia"/>
              <w:b/>
              <w:sz w:val="52"/>
              <w:szCs w:val="52"/>
              <w:u w:val="single"/>
            </w:rPr>
            <w:delText>系统</w:delText>
          </w:r>
        </w:del>
      </w:ins>
      <w:ins w:id="3" w:author="ZH" w:date="2016-05-25T20:51:00Z">
        <w:del w:id="4" w:author="Yangxin Zhong (MSR Student-Person Consulting)" w:date="2016-05-30T15:37:00Z">
          <w:r w:rsidR="007C7749" w:rsidDel="00CB5F8C">
            <w:rPr>
              <w:rFonts w:ascii="SimHei" w:eastAsia="SimHei" w:hAnsi="SimHei" w:hint="eastAsia"/>
              <w:b/>
              <w:sz w:val="52"/>
              <w:szCs w:val="52"/>
              <w:u w:val="single"/>
            </w:rPr>
            <w:delText>的设计与实现</w:delText>
          </w:r>
        </w:del>
      </w:ins>
      <w:ins w:id="5" w:author="Yangxin Zhong (MSR Student-Person Consulting)" w:date="2016-05-30T15:52:00Z">
        <w:r w:rsidR="004058A5">
          <w:rPr>
            <w:rFonts w:ascii="SimHei" w:eastAsia="SimHei" w:hAnsi="SimHei" w:hint="eastAsia"/>
            <w:b/>
            <w:sz w:val="52"/>
            <w:szCs w:val="52"/>
            <w:u w:val="single"/>
          </w:rPr>
          <w:t>社交</w:t>
        </w:r>
      </w:ins>
      <w:ins w:id="6" w:author="Yangxin Zhong (MSR Student-Person Consulting)" w:date="2016-05-30T15:38:00Z">
        <w:r w:rsidR="00CB5F8C">
          <w:rPr>
            <w:rFonts w:ascii="SimHei" w:eastAsia="SimHei" w:hAnsi="SimHei" w:hint="eastAsia"/>
            <w:b/>
            <w:sz w:val="52"/>
            <w:szCs w:val="52"/>
            <w:u w:val="single"/>
          </w:rPr>
          <w:t>网络中的谣言检测</w:t>
        </w:r>
      </w:ins>
      <w:ins w:id="7" w:author="Yangxin Zhong (MSR Student-Person Consulting)" w:date="2016-05-30T15:55:00Z">
        <w:r w:rsidR="002F2314">
          <w:rPr>
            <w:rFonts w:ascii="SimHei" w:eastAsia="SimHei" w:hAnsi="SimHei" w:hint="eastAsia"/>
            <w:b/>
            <w:sz w:val="52"/>
            <w:szCs w:val="52"/>
            <w:u w:val="single"/>
          </w:rPr>
          <w:t>系统</w:t>
        </w:r>
      </w:ins>
    </w:p>
    <w:p w:rsidR="00672208" w:rsidRDefault="00672208" w:rsidP="00672208">
      <w:pPr>
        <w:spacing w:line="240" w:lineRule="auto"/>
        <w:ind w:firstLine="0"/>
        <w:jc w:val="center"/>
        <w:rPr>
          <w:rFonts w:ascii="仿宋" w:eastAsia="仿宋" w:hAnsi="仿宋"/>
          <w:b/>
          <w:sz w:val="32"/>
          <w:szCs w:val="32"/>
        </w:rPr>
      </w:pPr>
    </w:p>
    <w:p w:rsidR="00672208" w:rsidRDefault="00672208" w:rsidP="00672208">
      <w:pPr>
        <w:spacing w:line="240" w:lineRule="auto"/>
        <w:ind w:firstLine="0"/>
        <w:jc w:val="center"/>
        <w:rPr>
          <w:rFonts w:ascii="仿宋" w:eastAsia="仿宋" w:hAnsi="仿宋"/>
          <w:b/>
          <w:sz w:val="32"/>
          <w:szCs w:val="32"/>
        </w:rP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267"/>
      </w:tblGrid>
      <w:tr w:rsidR="00672208" w:rsidTr="00672208">
        <w:tc>
          <w:tcPr>
            <w:tcW w:w="1843" w:type="dxa"/>
          </w:tcPr>
          <w:p w:rsidR="00672208" w:rsidRPr="00672208" w:rsidRDefault="00672208" w:rsidP="00672208">
            <w:pPr>
              <w:spacing w:line="240" w:lineRule="auto"/>
              <w:ind w:firstLine="0"/>
              <w:jc w:val="left"/>
              <w:rPr>
                <w:rFonts w:ascii="仿宋" w:eastAsia="仿宋" w:hAnsi="仿宋"/>
                <w:sz w:val="32"/>
                <w:szCs w:val="32"/>
              </w:rPr>
            </w:pPr>
            <w:r>
              <w:rPr>
                <w:rFonts w:ascii="仿宋" w:eastAsia="仿宋" w:hAnsi="仿宋" w:hint="eastAsia"/>
                <w:sz w:val="32"/>
                <w:szCs w:val="32"/>
              </w:rPr>
              <w:t xml:space="preserve">系  </w:t>
            </w:r>
            <w:r>
              <w:rPr>
                <w:rFonts w:ascii="仿宋" w:eastAsia="仿宋" w:hAnsi="仿宋"/>
                <w:sz w:val="32"/>
                <w:szCs w:val="32"/>
              </w:rPr>
              <w:t xml:space="preserve">  </w:t>
            </w:r>
            <w:r>
              <w:rPr>
                <w:rFonts w:ascii="仿宋" w:eastAsia="仿宋" w:hAnsi="仿宋" w:hint="eastAsia"/>
                <w:sz w:val="32"/>
                <w:szCs w:val="32"/>
              </w:rPr>
              <w:t>别：</w:t>
            </w:r>
          </w:p>
        </w:tc>
        <w:tc>
          <w:tcPr>
            <w:tcW w:w="5267" w:type="dxa"/>
          </w:tcPr>
          <w:p w:rsidR="00672208" w:rsidRPr="00672208" w:rsidRDefault="00672208" w:rsidP="00672208">
            <w:pPr>
              <w:spacing w:line="240" w:lineRule="auto"/>
              <w:ind w:firstLine="0"/>
              <w:jc w:val="left"/>
              <w:rPr>
                <w:rFonts w:ascii="仿宋" w:eastAsia="仿宋" w:hAnsi="仿宋"/>
                <w:sz w:val="32"/>
                <w:szCs w:val="32"/>
              </w:rPr>
            </w:pPr>
            <w:r>
              <w:rPr>
                <w:rFonts w:ascii="仿宋" w:eastAsia="仿宋" w:hAnsi="仿宋" w:hint="eastAsia"/>
                <w:sz w:val="32"/>
                <w:szCs w:val="32"/>
              </w:rPr>
              <w:t>软件学院</w:t>
            </w:r>
          </w:p>
        </w:tc>
      </w:tr>
      <w:tr w:rsidR="00672208" w:rsidTr="00672208">
        <w:tc>
          <w:tcPr>
            <w:tcW w:w="1843" w:type="dxa"/>
          </w:tcPr>
          <w:p w:rsidR="00672208" w:rsidRPr="00672208" w:rsidRDefault="00672208" w:rsidP="00672208">
            <w:pPr>
              <w:spacing w:line="240" w:lineRule="auto"/>
              <w:ind w:firstLine="0"/>
              <w:jc w:val="left"/>
              <w:rPr>
                <w:rFonts w:ascii="仿宋" w:eastAsia="仿宋" w:hAnsi="仿宋"/>
                <w:sz w:val="32"/>
                <w:szCs w:val="32"/>
              </w:rPr>
            </w:pPr>
            <w:r>
              <w:rPr>
                <w:rFonts w:ascii="仿宋" w:eastAsia="仿宋" w:hAnsi="仿宋" w:hint="eastAsia"/>
                <w:sz w:val="32"/>
                <w:szCs w:val="32"/>
              </w:rPr>
              <w:t xml:space="preserve">专  </w:t>
            </w:r>
            <w:r>
              <w:rPr>
                <w:rFonts w:ascii="仿宋" w:eastAsia="仿宋" w:hAnsi="仿宋"/>
                <w:sz w:val="32"/>
                <w:szCs w:val="32"/>
              </w:rPr>
              <w:t xml:space="preserve">  </w:t>
            </w:r>
            <w:r>
              <w:rPr>
                <w:rFonts w:ascii="仿宋" w:eastAsia="仿宋" w:hAnsi="仿宋" w:hint="eastAsia"/>
                <w:sz w:val="32"/>
                <w:szCs w:val="32"/>
              </w:rPr>
              <w:t>业：</w:t>
            </w:r>
          </w:p>
        </w:tc>
        <w:tc>
          <w:tcPr>
            <w:tcW w:w="5267" w:type="dxa"/>
          </w:tcPr>
          <w:p w:rsidR="00672208" w:rsidRPr="00672208" w:rsidRDefault="00672208" w:rsidP="00672208">
            <w:pPr>
              <w:spacing w:line="240" w:lineRule="auto"/>
              <w:ind w:firstLine="0"/>
              <w:jc w:val="left"/>
              <w:rPr>
                <w:rFonts w:ascii="仿宋" w:eastAsia="仿宋" w:hAnsi="仿宋"/>
                <w:sz w:val="32"/>
                <w:szCs w:val="32"/>
              </w:rPr>
            </w:pPr>
            <w:r>
              <w:rPr>
                <w:rFonts w:ascii="仿宋" w:eastAsia="仿宋" w:hAnsi="仿宋" w:hint="eastAsia"/>
                <w:sz w:val="32"/>
                <w:szCs w:val="32"/>
              </w:rPr>
              <w:t>计算机软件</w:t>
            </w:r>
          </w:p>
        </w:tc>
      </w:tr>
      <w:tr w:rsidR="00672208" w:rsidTr="00672208">
        <w:tc>
          <w:tcPr>
            <w:tcW w:w="1843" w:type="dxa"/>
          </w:tcPr>
          <w:p w:rsidR="00672208" w:rsidRPr="00672208" w:rsidRDefault="00672208" w:rsidP="00672208">
            <w:pPr>
              <w:spacing w:line="240" w:lineRule="auto"/>
              <w:ind w:firstLine="0"/>
              <w:jc w:val="left"/>
              <w:rPr>
                <w:rFonts w:ascii="仿宋" w:eastAsia="仿宋" w:hAnsi="仿宋"/>
                <w:sz w:val="32"/>
                <w:szCs w:val="32"/>
              </w:rPr>
            </w:pPr>
            <w:r>
              <w:rPr>
                <w:rFonts w:ascii="仿宋" w:eastAsia="仿宋" w:hAnsi="仿宋" w:hint="eastAsia"/>
                <w:sz w:val="32"/>
                <w:szCs w:val="32"/>
              </w:rPr>
              <w:t xml:space="preserve">姓  </w:t>
            </w:r>
            <w:r>
              <w:rPr>
                <w:rFonts w:ascii="仿宋" w:eastAsia="仿宋" w:hAnsi="仿宋"/>
                <w:sz w:val="32"/>
                <w:szCs w:val="32"/>
              </w:rPr>
              <w:t xml:space="preserve">  </w:t>
            </w:r>
            <w:r>
              <w:rPr>
                <w:rFonts w:ascii="仿宋" w:eastAsia="仿宋" w:hAnsi="仿宋" w:hint="eastAsia"/>
                <w:sz w:val="32"/>
                <w:szCs w:val="32"/>
              </w:rPr>
              <w:t>名：</w:t>
            </w:r>
          </w:p>
        </w:tc>
        <w:tc>
          <w:tcPr>
            <w:tcW w:w="5267" w:type="dxa"/>
          </w:tcPr>
          <w:p w:rsidR="00672208" w:rsidRPr="00672208" w:rsidRDefault="00672208" w:rsidP="00672208">
            <w:pPr>
              <w:spacing w:line="240" w:lineRule="auto"/>
              <w:ind w:firstLine="0"/>
              <w:jc w:val="left"/>
              <w:rPr>
                <w:rFonts w:ascii="仿宋" w:eastAsia="仿宋" w:hAnsi="仿宋"/>
                <w:sz w:val="32"/>
                <w:szCs w:val="32"/>
              </w:rPr>
            </w:pPr>
            <w:del w:id="8" w:author="Yangxin Zhong (MSR Student-Person Consulting)" w:date="2016-05-30T15:38:00Z">
              <w:r w:rsidDel="00754339">
                <w:rPr>
                  <w:rFonts w:ascii="仿宋" w:eastAsia="仿宋" w:hAnsi="仿宋" w:hint="eastAsia"/>
                  <w:sz w:val="32"/>
                  <w:szCs w:val="32"/>
                </w:rPr>
                <w:delText>耿正霖</w:delText>
              </w:r>
            </w:del>
            <w:ins w:id="9" w:author="Yangxin Zhong (MSR Student-Person Consulting)" w:date="2016-05-30T15:38:00Z">
              <w:r w:rsidR="00754339">
                <w:rPr>
                  <w:rFonts w:ascii="仿宋" w:eastAsia="仿宋" w:hAnsi="仿宋" w:hint="eastAsia"/>
                  <w:sz w:val="32"/>
                  <w:szCs w:val="32"/>
                </w:rPr>
                <w:t>钟仰新</w:t>
              </w:r>
            </w:ins>
          </w:p>
        </w:tc>
      </w:tr>
      <w:tr w:rsidR="00672208" w:rsidTr="00672208">
        <w:tc>
          <w:tcPr>
            <w:tcW w:w="1843" w:type="dxa"/>
          </w:tcPr>
          <w:p w:rsidR="00672208" w:rsidRPr="00672208" w:rsidRDefault="00672208" w:rsidP="00672208">
            <w:pPr>
              <w:spacing w:line="240" w:lineRule="auto"/>
              <w:ind w:firstLine="0"/>
              <w:jc w:val="left"/>
              <w:rPr>
                <w:rFonts w:ascii="仿宋" w:eastAsia="仿宋" w:hAnsi="仿宋"/>
                <w:sz w:val="32"/>
                <w:szCs w:val="32"/>
              </w:rPr>
            </w:pPr>
            <w:r>
              <w:rPr>
                <w:rFonts w:ascii="仿宋" w:eastAsia="仿宋" w:hAnsi="仿宋" w:hint="eastAsia"/>
                <w:sz w:val="32"/>
                <w:szCs w:val="32"/>
              </w:rPr>
              <w:t>指导教师：</w:t>
            </w:r>
          </w:p>
        </w:tc>
        <w:tc>
          <w:tcPr>
            <w:tcW w:w="5267" w:type="dxa"/>
          </w:tcPr>
          <w:p w:rsidR="00672208" w:rsidRPr="00672208" w:rsidRDefault="00672208" w:rsidP="00672208">
            <w:pPr>
              <w:spacing w:line="240" w:lineRule="auto"/>
              <w:ind w:firstLine="0"/>
              <w:jc w:val="left"/>
              <w:rPr>
                <w:rFonts w:ascii="仿宋" w:eastAsia="仿宋" w:hAnsi="仿宋"/>
                <w:sz w:val="32"/>
                <w:szCs w:val="32"/>
              </w:rPr>
            </w:pPr>
            <w:del w:id="10" w:author="Yangxin Zhong (MSR Student-Person Consulting)" w:date="2016-05-30T15:38:00Z">
              <w:r w:rsidDel="00754339">
                <w:rPr>
                  <w:rFonts w:ascii="仿宋" w:eastAsia="仿宋" w:hAnsi="仿宋" w:hint="eastAsia"/>
                  <w:sz w:val="32"/>
                  <w:szCs w:val="32"/>
                </w:rPr>
                <w:delText>张慧</w:delText>
              </w:r>
            </w:del>
            <w:ins w:id="11" w:author="Yangxin Zhong (MSR Student-Person Consulting)" w:date="2016-05-30T15:38:00Z">
              <w:r w:rsidR="00754339">
                <w:rPr>
                  <w:rFonts w:ascii="仿宋" w:eastAsia="仿宋" w:hAnsi="仿宋" w:hint="eastAsia"/>
                  <w:sz w:val="32"/>
                  <w:szCs w:val="32"/>
                </w:rPr>
                <w:t>刘世霞</w:t>
              </w:r>
            </w:ins>
            <w:r>
              <w:rPr>
                <w:rFonts w:ascii="仿宋" w:eastAsia="仿宋" w:hAnsi="仿宋"/>
                <w:sz w:val="32"/>
                <w:szCs w:val="32"/>
              </w:rPr>
              <w:t xml:space="preserve"> </w:t>
            </w:r>
            <w:r>
              <w:rPr>
                <w:rFonts w:ascii="仿宋" w:eastAsia="仿宋" w:hAnsi="仿宋" w:hint="eastAsia"/>
                <w:sz w:val="32"/>
                <w:szCs w:val="32"/>
              </w:rPr>
              <w:t>副教授</w:t>
            </w:r>
          </w:p>
        </w:tc>
      </w:tr>
    </w:tbl>
    <w:p w:rsidR="00672208" w:rsidRDefault="00672208" w:rsidP="00672208">
      <w:pPr>
        <w:spacing w:line="240" w:lineRule="auto"/>
        <w:ind w:firstLine="0"/>
        <w:jc w:val="center"/>
        <w:rPr>
          <w:rFonts w:ascii="SimSun" w:hAnsi="SimSun"/>
          <w:szCs w:val="24"/>
        </w:rPr>
      </w:pPr>
    </w:p>
    <w:p w:rsidR="00672208" w:rsidRDefault="00672208" w:rsidP="00672208">
      <w:pPr>
        <w:spacing w:line="240" w:lineRule="auto"/>
        <w:ind w:firstLine="0"/>
        <w:jc w:val="center"/>
        <w:rPr>
          <w:rFonts w:ascii="SimSun" w:hAnsi="SimSun"/>
          <w:szCs w:val="24"/>
        </w:rPr>
      </w:pPr>
    </w:p>
    <w:p w:rsidR="00AE3CF5" w:rsidRPr="00672208" w:rsidRDefault="00672208" w:rsidP="00672208">
      <w:pPr>
        <w:spacing w:line="240" w:lineRule="auto"/>
        <w:ind w:firstLine="0"/>
        <w:jc w:val="center"/>
        <w:rPr>
          <w:rFonts w:ascii="SimHei" w:eastAsia="SimHei" w:hAnsi="SimHei"/>
          <w:sz w:val="84"/>
          <w:szCs w:val="84"/>
        </w:rPr>
      </w:pPr>
      <w:r>
        <w:rPr>
          <w:rFonts w:ascii="SimSun" w:hAnsi="SimSun" w:hint="eastAsia"/>
          <w:szCs w:val="24"/>
        </w:rPr>
        <w:t xml:space="preserve">2016年 </w:t>
      </w:r>
      <w:r>
        <w:rPr>
          <w:rFonts w:ascii="SimSun" w:hAnsi="SimSun"/>
          <w:szCs w:val="24"/>
        </w:rPr>
        <w:t xml:space="preserve">  </w:t>
      </w:r>
      <w:r>
        <w:rPr>
          <w:rFonts w:ascii="SimSun" w:hAnsi="SimSun" w:hint="eastAsia"/>
          <w:szCs w:val="24"/>
        </w:rPr>
        <w:t xml:space="preserve"> 月 </w:t>
      </w:r>
      <w:r>
        <w:rPr>
          <w:rFonts w:ascii="SimSun" w:hAnsi="SimSun"/>
          <w:szCs w:val="24"/>
        </w:rPr>
        <w:t xml:space="preserve">  </w:t>
      </w:r>
      <w:r>
        <w:rPr>
          <w:rFonts w:ascii="SimSun" w:hAnsi="SimSun" w:hint="eastAsia"/>
          <w:szCs w:val="24"/>
        </w:rPr>
        <w:t xml:space="preserve"> 日</w:t>
      </w:r>
      <w:r w:rsidR="00AE3CF5" w:rsidRPr="00672208">
        <w:rPr>
          <w:rFonts w:ascii="SimHei" w:eastAsia="SimHei" w:hAnsi="SimHei"/>
          <w:sz w:val="84"/>
          <w:szCs w:val="84"/>
        </w:rPr>
        <w:br w:type="page"/>
      </w:r>
    </w:p>
    <w:p w:rsidR="00AE3CF5" w:rsidRDefault="00AE3CF5" w:rsidP="00AE3CF5">
      <w:pPr>
        <w:pStyle w:val="a1"/>
        <w:spacing w:after="400" w:line="400" w:lineRule="exact"/>
      </w:pPr>
    </w:p>
    <w:p w:rsidR="00AE3CF5" w:rsidRDefault="00AE3CF5" w:rsidP="00AE3CF5">
      <w:pPr>
        <w:pStyle w:val="a1"/>
        <w:spacing w:after="400" w:line="400" w:lineRule="exact"/>
      </w:pPr>
      <w:r>
        <w:rPr>
          <w:rFonts w:hint="eastAsia"/>
        </w:rPr>
        <w:t>关于学位论文使用授权的说明</w:t>
      </w:r>
    </w:p>
    <w:p w:rsidR="00AE3CF5" w:rsidRDefault="00AE3CF5" w:rsidP="00AE3CF5">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AE3CF5" w:rsidRDefault="00AE3CF5" w:rsidP="00AE3CF5">
      <w:pPr>
        <w:pStyle w:val="a"/>
      </w:pPr>
      <w:r>
        <w:t>(</w:t>
      </w:r>
      <w:r>
        <w:rPr>
          <w:rFonts w:hint="eastAsia"/>
        </w:rPr>
        <w:t>涉密的学位论文在解密后应遵守此规定</w:t>
      </w:r>
      <w:r>
        <w:t>)</w:t>
      </w:r>
    </w:p>
    <w:p w:rsidR="00AE3CF5" w:rsidRDefault="00AE3CF5" w:rsidP="00AE3CF5"/>
    <w:p w:rsidR="00AE3CF5" w:rsidRDefault="00AE3CF5" w:rsidP="00AE3CF5">
      <w:pPr>
        <w:pStyle w:val="a0"/>
        <w:rPr>
          <w:rStyle w:val="Char0"/>
        </w:rPr>
      </w:pPr>
      <w:r>
        <w:rPr>
          <w:rStyle w:val="Char"/>
          <w:rFonts w:hint="eastAsia"/>
        </w:rPr>
        <w:t>签</w:t>
      </w:r>
      <w:r>
        <w:rPr>
          <w:rStyle w:val="Char"/>
          <w:rFonts w:hint="eastAsia"/>
        </w:rPr>
        <w:t xml:space="preserve">  </w:t>
      </w:r>
      <w:r>
        <w:rPr>
          <w:rStyle w:val="Char"/>
          <w:rFonts w:hint="eastAsia"/>
        </w:rPr>
        <w:t>名：</w:t>
      </w:r>
      <w:r>
        <w:rPr>
          <w:rStyle w:val="Char0"/>
          <w:rFonts w:hint="eastAsia"/>
        </w:rPr>
        <w:tab/>
      </w:r>
      <w:r>
        <w:rPr>
          <w:rStyle w:val="Char0"/>
          <w:rFonts w:hint="eastAsia"/>
        </w:rPr>
        <w:tab/>
        <w:t xml:space="preserve">     </w:t>
      </w:r>
      <w:r>
        <w:rPr>
          <w:rStyle w:val="Char"/>
          <w:rFonts w:hint="eastAsia"/>
        </w:rPr>
        <w:t>导师签名：</w:t>
      </w:r>
      <w:r>
        <w:rPr>
          <w:rStyle w:val="Char0"/>
          <w:rFonts w:hint="eastAsia"/>
        </w:rPr>
        <w:tab/>
      </w:r>
      <w:r>
        <w:rPr>
          <w:rStyle w:val="Char0"/>
          <w:rFonts w:hint="eastAsia"/>
        </w:rPr>
        <w:tab/>
      </w:r>
      <w:r>
        <w:rPr>
          <w:rStyle w:val="Char0"/>
          <w:rFonts w:hint="eastAsia"/>
        </w:rPr>
        <w:tab/>
        <w:t xml:space="preserve">     </w:t>
      </w:r>
      <w:r>
        <w:rPr>
          <w:rStyle w:val="Char"/>
          <w:rFonts w:hint="eastAsia"/>
        </w:rPr>
        <w:t>日</w:t>
      </w:r>
      <w:r>
        <w:rPr>
          <w:rStyle w:val="Char"/>
          <w:rFonts w:hint="eastAsia"/>
        </w:rPr>
        <w:t xml:space="preserve">  </w:t>
      </w:r>
      <w:r>
        <w:rPr>
          <w:rStyle w:val="Char"/>
          <w:rFonts w:hint="eastAsia"/>
        </w:rPr>
        <w:t>期：</w:t>
      </w:r>
      <w:r>
        <w:rPr>
          <w:rStyle w:val="Char0"/>
          <w:rFonts w:hint="eastAsia"/>
        </w:rPr>
        <w:tab/>
        <w:t xml:space="preserve">    </w:t>
      </w:r>
      <w:r>
        <w:rPr>
          <w:rStyle w:val="Char0"/>
          <w:rFonts w:hint="eastAsia"/>
        </w:rPr>
        <w:tab/>
        <w:t xml:space="preserve">  </w:t>
      </w:r>
    </w:p>
    <w:p w:rsidR="00AE3CF5" w:rsidRPr="00AE0302" w:rsidRDefault="00AE3CF5" w:rsidP="00AE3CF5"/>
    <w:p w:rsidR="00AE3CF5" w:rsidRDefault="00AE3CF5">
      <w:pPr>
        <w:widowControl/>
        <w:spacing w:line="240" w:lineRule="auto"/>
        <w:ind w:firstLine="0"/>
        <w:jc w:val="left"/>
      </w:pPr>
    </w:p>
    <w:p w:rsidR="0043359E" w:rsidRDefault="00AE3CF5" w:rsidP="004140E3">
      <w:pPr>
        <w:widowControl/>
        <w:spacing w:line="240" w:lineRule="auto"/>
        <w:ind w:firstLine="0"/>
        <w:jc w:val="left"/>
      </w:pPr>
      <w:r>
        <w:br w:type="page"/>
      </w:r>
    </w:p>
    <w:p w:rsidR="00793311" w:rsidRDefault="00793311" w:rsidP="004140E3">
      <w:pPr>
        <w:widowControl/>
        <w:spacing w:line="240" w:lineRule="auto"/>
        <w:ind w:firstLine="0"/>
        <w:jc w:val="left"/>
        <w:sectPr w:rsidR="00793311" w:rsidSect="00AA3F96">
          <w:pgSz w:w="11906" w:h="16838"/>
          <w:pgMar w:top="2155" w:right="1701" w:bottom="1814" w:left="1701" w:header="851" w:footer="992" w:gutter="113"/>
          <w:cols w:space="425"/>
          <w:docGrid w:type="lines" w:linePitch="312"/>
        </w:sectPr>
      </w:pPr>
    </w:p>
    <w:p w:rsidR="004140E3" w:rsidRDefault="004140E3" w:rsidP="004140E3">
      <w:pPr>
        <w:widowControl/>
        <w:spacing w:line="240" w:lineRule="auto"/>
        <w:ind w:firstLine="0"/>
        <w:jc w:val="left"/>
      </w:pPr>
    </w:p>
    <w:p w:rsidR="00AE3CF5" w:rsidRPr="00E45F4E" w:rsidRDefault="00AE3CF5" w:rsidP="00E45F4E">
      <w:pPr>
        <w:pStyle w:val="a2"/>
      </w:pPr>
      <w:r w:rsidRPr="00E45F4E">
        <w:rPr>
          <w:rFonts w:hint="eastAsia"/>
        </w:rPr>
        <w:t>中文摘要</w:t>
      </w:r>
    </w:p>
    <w:p w:rsidR="00075F1F" w:rsidRDefault="004D3F14" w:rsidP="004D3F14">
      <w:pPr>
        <w:pStyle w:val="a3"/>
        <w:rPr>
          <w:ins w:id="12" w:author="Yangxin Zhong (MSR Student-Person Consulting)" w:date="2016-05-30T16:19:00Z"/>
        </w:rPr>
        <w:pPrChange w:id="13" w:author="Yangxin Zhong (MSR Student-Person Consulting)" w:date="2016-05-30T15:57:00Z">
          <w:pPr>
            <w:pStyle w:val="a3"/>
          </w:pPr>
        </w:pPrChange>
      </w:pPr>
      <w:ins w:id="14" w:author="Yangxin Zhong (MSR Student-Person Consulting)" w:date="2016-05-30T15:57:00Z">
        <w:r>
          <w:rPr>
            <w:rFonts w:hint="eastAsia"/>
          </w:rPr>
          <w:t>近年来</w:t>
        </w:r>
      </w:ins>
      <w:ins w:id="15" w:author="Yangxin Zhong (MSR Student-Person Consulting)" w:date="2016-05-30T15:58:00Z">
        <w:r w:rsidR="00941126">
          <w:rPr>
            <w:rFonts w:hint="eastAsia"/>
          </w:rPr>
          <w:t>，</w:t>
        </w:r>
      </w:ins>
      <w:ins w:id="16" w:author="Yangxin Zhong (MSR Student-Person Consulting)" w:date="2016-05-30T15:59:00Z">
        <w:r w:rsidR="006D3F81">
          <w:rPr>
            <w:rFonts w:hint="eastAsia"/>
          </w:rPr>
          <w:t>社交网络</w:t>
        </w:r>
      </w:ins>
      <w:ins w:id="17" w:author="Yangxin Zhong (MSR Student-Person Consulting)" w:date="2016-05-30T19:48:00Z">
        <w:r w:rsidR="00F5617A" w:rsidRPr="00F5617A">
          <w:rPr>
            <w:rFonts w:hint="eastAsia"/>
          </w:rPr>
          <w:t>（</w:t>
        </w:r>
      </w:ins>
      <w:ins w:id="18" w:author="Yangxin Zhong (MSR Student-Person Consulting)" w:date="2016-05-30T16:05:00Z">
        <w:r w:rsidR="00B50408">
          <w:rPr>
            <w:rFonts w:hint="eastAsia"/>
          </w:rPr>
          <w:t>如推特、微博</w:t>
        </w:r>
      </w:ins>
      <w:ins w:id="19" w:author="Yangxin Zhong (MSR Student-Person Consulting)" w:date="2016-05-30T19:48:00Z">
        <w:r w:rsidR="00F5617A" w:rsidRPr="00F5617A">
          <w:rPr>
            <w:rFonts w:hint="eastAsia"/>
          </w:rPr>
          <w:t>）</w:t>
        </w:r>
      </w:ins>
      <w:ins w:id="20" w:author="Yangxin Zhong (MSR Student-Person Consulting)" w:date="2016-05-30T16:32:00Z">
        <w:r w:rsidR="00247F85">
          <w:rPr>
            <w:rFonts w:hint="eastAsia"/>
          </w:rPr>
          <w:t>被互联网用户</w:t>
        </w:r>
      </w:ins>
      <w:ins w:id="21" w:author="Yangxin Zhong (MSR Student-Person Consulting)" w:date="2016-05-30T16:30:00Z">
        <w:r w:rsidR="00A13211">
          <w:rPr>
            <w:rFonts w:hint="eastAsia"/>
          </w:rPr>
          <w:t>广泛使用</w:t>
        </w:r>
      </w:ins>
      <w:ins w:id="22" w:author="Yangxin Zhong (MSR Student-Person Consulting)" w:date="2016-05-30T16:41:00Z">
        <w:r w:rsidR="00BA34CC">
          <w:rPr>
            <w:rFonts w:hint="eastAsia"/>
          </w:rPr>
          <w:t>。</w:t>
        </w:r>
      </w:ins>
      <w:ins w:id="23" w:author="Yangxin Zhong (MSR Student-Person Consulting)" w:date="2016-05-30T16:52:00Z">
        <w:r w:rsidR="009630FA">
          <w:rPr>
            <w:rFonts w:hint="eastAsia"/>
          </w:rPr>
          <w:t>但</w:t>
        </w:r>
      </w:ins>
      <w:ins w:id="24" w:author="Yangxin Zhong (MSR Student-Person Consulting)" w:date="2016-05-30T16:41:00Z">
        <w:r w:rsidR="00BA34CC">
          <w:rPr>
            <w:rFonts w:hint="eastAsia"/>
          </w:rPr>
          <w:t>同时</w:t>
        </w:r>
      </w:ins>
      <w:ins w:id="25" w:author="Yangxin Zhong (MSR Student-Person Consulting)" w:date="2016-05-30T16:35:00Z">
        <w:r w:rsidR="005D7752">
          <w:rPr>
            <w:rFonts w:hint="eastAsia"/>
          </w:rPr>
          <w:t>此类平台中存在大量不真实</w:t>
        </w:r>
      </w:ins>
      <w:ins w:id="26" w:author="Yangxin Zhong (MSR Student-Person Consulting)" w:date="2016-05-30T16:37:00Z">
        <w:r w:rsidR="00007354">
          <w:rPr>
            <w:rFonts w:hint="eastAsia"/>
          </w:rPr>
          <w:t>谣言</w:t>
        </w:r>
      </w:ins>
      <w:ins w:id="27" w:author="Yangxin Zhong (MSR Student-Person Consulting)" w:date="2016-05-30T16:47:00Z">
        <w:r w:rsidR="002734A6">
          <w:rPr>
            <w:rFonts w:hint="eastAsia"/>
          </w:rPr>
          <w:t>，</w:t>
        </w:r>
      </w:ins>
      <w:ins w:id="28" w:author="Yangxin Zhong (MSR Student-Person Consulting)" w:date="2016-05-30T16:51:00Z">
        <w:r w:rsidR="002734A6">
          <w:rPr>
            <w:rFonts w:hint="eastAsia"/>
          </w:rPr>
          <w:t>其传播造成的危害巨大</w:t>
        </w:r>
      </w:ins>
      <w:ins w:id="29" w:author="Yangxin Zhong (MSR Student-Person Consulting)" w:date="2016-05-30T16:45:00Z">
        <w:r w:rsidR="00BA34CC">
          <w:rPr>
            <w:rFonts w:hint="eastAsia"/>
          </w:rPr>
          <w:t>。</w:t>
        </w:r>
      </w:ins>
      <w:ins w:id="30" w:author="Yangxin Zhong (MSR Student-Person Consulting)" w:date="2016-05-30T16:43:00Z">
        <w:r w:rsidR="00BA34CC">
          <w:rPr>
            <w:rFonts w:hint="eastAsia"/>
          </w:rPr>
          <w:t>由于社交网络消息数目</w:t>
        </w:r>
      </w:ins>
      <w:ins w:id="31" w:author="Yangxin Zhong (MSR Student-Person Consulting)" w:date="2016-05-30T16:44:00Z">
        <w:r w:rsidR="00BA34CC">
          <w:rPr>
            <w:rFonts w:hint="eastAsia"/>
          </w:rPr>
          <w:t>庞大，</w:t>
        </w:r>
      </w:ins>
      <w:ins w:id="32" w:author="Yangxin Zhong (MSR Student-Person Consulting)" w:date="2016-05-30T16:45:00Z">
        <w:r w:rsidR="00820714">
          <w:rPr>
            <w:rFonts w:hint="eastAsia"/>
          </w:rPr>
          <w:t>使得人工排查</w:t>
        </w:r>
      </w:ins>
      <w:ins w:id="33" w:author="Yangxin Zhong (MSR Student-Person Consulting)" w:date="2016-05-30T16:47:00Z">
        <w:r w:rsidR="00BE0BD9">
          <w:rPr>
            <w:rFonts w:hint="eastAsia"/>
          </w:rPr>
          <w:t>谣言</w:t>
        </w:r>
      </w:ins>
      <w:ins w:id="34" w:author="Yangxin Zhong (MSR Student-Person Consulting)" w:date="2016-05-30T16:45:00Z">
        <w:r w:rsidR="00820714">
          <w:rPr>
            <w:rFonts w:hint="eastAsia"/>
          </w:rPr>
          <w:t>成本</w:t>
        </w:r>
      </w:ins>
      <w:ins w:id="35" w:author="Yangxin Zhong (MSR Student-Person Consulting)" w:date="2016-05-30T16:51:00Z">
        <w:r w:rsidR="009630FA">
          <w:rPr>
            <w:rFonts w:hint="eastAsia"/>
          </w:rPr>
          <w:t>很高</w:t>
        </w:r>
      </w:ins>
      <w:ins w:id="36" w:author="Yangxin Zhong (MSR Student-Person Consulting)" w:date="2016-05-30T16:45:00Z">
        <w:r w:rsidR="00820714">
          <w:rPr>
            <w:rFonts w:hint="eastAsia"/>
          </w:rPr>
          <w:t>，</w:t>
        </w:r>
      </w:ins>
      <w:ins w:id="37" w:author="Yangxin Zhong (MSR Student-Person Consulting)" w:date="2016-05-30T16:46:00Z">
        <w:r w:rsidR="00820714">
          <w:rPr>
            <w:rFonts w:hint="eastAsia"/>
          </w:rPr>
          <w:t>因此</w:t>
        </w:r>
      </w:ins>
      <w:ins w:id="38" w:author="Yangxin Zhong (MSR Student-Person Consulting)" w:date="2016-05-30T16:44:00Z">
        <w:r w:rsidR="00BA34CC">
          <w:rPr>
            <w:rFonts w:hint="eastAsia"/>
          </w:rPr>
          <w:t>对谣言</w:t>
        </w:r>
      </w:ins>
      <w:ins w:id="39" w:author="Yangxin Zhong (MSR Student-Person Consulting)" w:date="2016-05-30T16:46:00Z">
        <w:r w:rsidR="00820714">
          <w:rPr>
            <w:rFonts w:hint="eastAsia"/>
          </w:rPr>
          <w:t>的</w:t>
        </w:r>
      </w:ins>
      <w:ins w:id="40" w:author="Yangxin Zhong (MSR Student-Person Consulting)" w:date="2016-05-30T16:44:00Z">
        <w:r w:rsidR="00BA34CC">
          <w:rPr>
            <w:rFonts w:hint="eastAsia"/>
          </w:rPr>
          <w:t>自动检测</w:t>
        </w:r>
      </w:ins>
      <w:ins w:id="41" w:author="Yangxin Zhong (MSR Student-Person Consulting)" w:date="2016-05-30T16:46:00Z">
        <w:r w:rsidR="00820714">
          <w:rPr>
            <w:rFonts w:hint="eastAsia"/>
          </w:rPr>
          <w:t>技术</w:t>
        </w:r>
      </w:ins>
      <w:ins w:id="42" w:author="Yangxin Zhong (MSR Student-Person Consulting)" w:date="2016-05-30T16:44:00Z">
        <w:r w:rsidR="00BA34CC">
          <w:rPr>
            <w:rFonts w:hint="eastAsia"/>
          </w:rPr>
          <w:t>具有重大意义</w:t>
        </w:r>
      </w:ins>
      <w:ins w:id="43" w:author="Yangxin Zhong (MSR Student-Person Consulting)" w:date="2016-05-30T16:45:00Z">
        <w:r w:rsidR="00BA34CC">
          <w:rPr>
            <w:rFonts w:hint="eastAsia"/>
          </w:rPr>
          <w:t>。</w:t>
        </w:r>
      </w:ins>
    </w:p>
    <w:p w:rsidR="00E07766" w:rsidRDefault="00D66D38" w:rsidP="00865464">
      <w:pPr>
        <w:pStyle w:val="a3"/>
        <w:rPr>
          <w:ins w:id="44" w:author="Yangxin Zhong (MSR Student-Person Consulting)" w:date="2016-05-30T17:34:00Z"/>
        </w:rPr>
        <w:pPrChange w:id="45" w:author="Yangxin Zhong (MSR Student-Person Consulting)" w:date="2016-05-30T17:16:00Z">
          <w:pPr>
            <w:pStyle w:val="a3"/>
          </w:pPr>
        </w:pPrChange>
      </w:pPr>
      <w:ins w:id="46" w:author="Yangxin Zhong (MSR Student-Person Consulting)" w:date="2016-05-30T16:53:00Z">
        <w:r>
          <w:rPr>
            <w:rFonts w:hint="eastAsia"/>
          </w:rPr>
          <w:t>本文</w:t>
        </w:r>
        <w:r w:rsidR="00095A0B">
          <w:rPr>
            <w:rFonts w:hint="eastAsia"/>
          </w:rPr>
          <w:t>描述了</w:t>
        </w:r>
      </w:ins>
      <w:ins w:id="47" w:author="Yangxin Zhong (MSR Student-Person Consulting)" w:date="2016-05-30T16:54:00Z">
        <w:r w:rsidR="00BD5CB5">
          <w:rPr>
            <w:rFonts w:hint="eastAsia"/>
          </w:rPr>
          <w:t>一个</w:t>
        </w:r>
      </w:ins>
      <w:ins w:id="48" w:author="Yangxin Zhong (MSR Student-Person Consulting)" w:date="2016-05-30T16:55:00Z">
        <w:r w:rsidR="00BD5CB5">
          <w:rPr>
            <w:rFonts w:hint="eastAsia"/>
          </w:rPr>
          <w:t>谣言检测系统，此系统</w:t>
        </w:r>
      </w:ins>
      <w:ins w:id="49" w:author="Yangxin Zhong (MSR Student-Person Consulting)" w:date="2016-05-30T16:56:00Z">
        <w:r w:rsidR="004E4FDF">
          <w:rPr>
            <w:rFonts w:hint="eastAsia"/>
          </w:rPr>
          <w:t>首先对</w:t>
        </w:r>
      </w:ins>
      <w:ins w:id="50" w:author="Yangxin Zhong (MSR Student-Person Consulting)" w:date="2016-05-30T16:58:00Z">
        <w:r w:rsidR="0088397F">
          <w:rPr>
            <w:rFonts w:hint="eastAsia"/>
          </w:rPr>
          <w:t>社交网络中的消息进行谣言特征</w:t>
        </w:r>
      </w:ins>
      <w:ins w:id="51" w:author="Yangxin Zhong (MSR Student-Person Consulting)" w:date="2016-05-30T20:11:00Z">
        <w:r w:rsidR="002B2393">
          <w:rPr>
            <w:rFonts w:hint="eastAsia"/>
          </w:rPr>
          <w:t>匹配</w:t>
        </w:r>
      </w:ins>
      <w:ins w:id="52" w:author="Yangxin Zhong (MSR Student-Person Consulting)" w:date="2016-05-30T16:58:00Z">
        <w:r w:rsidR="0088397F">
          <w:rPr>
            <w:rFonts w:hint="eastAsia"/>
          </w:rPr>
          <w:t>，检测出</w:t>
        </w:r>
      </w:ins>
      <w:ins w:id="53" w:author="Yangxin Zhong (MSR Student-Person Consulting)" w:date="2016-05-30T17:01:00Z">
        <w:r w:rsidR="00A80658">
          <w:rPr>
            <w:rFonts w:hint="eastAsia"/>
          </w:rPr>
          <w:t>疑似</w:t>
        </w:r>
      </w:ins>
      <w:ins w:id="54" w:author="Yangxin Zhong (MSR Student-Person Consulting)" w:date="2016-05-30T16:59:00Z">
        <w:r w:rsidR="00A80658">
          <w:rPr>
            <w:rFonts w:hint="eastAsia"/>
          </w:rPr>
          <w:t>谣言</w:t>
        </w:r>
      </w:ins>
      <w:ins w:id="55" w:author="Yangxin Zhong (MSR Student-Person Consulting)" w:date="2016-05-30T17:01:00Z">
        <w:r w:rsidR="00A80658">
          <w:rPr>
            <w:rFonts w:hint="eastAsia"/>
          </w:rPr>
          <w:t>的</w:t>
        </w:r>
      </w:ins>
      <w:ins w:id="56" w:author="Yangxin Zhong (MSR Student-Person Consulting)" w:date="2016-05-30T16:59:00Z">
        <w:r w:rsidR="00A80658">
          <w:rPr>
            <w:rFonts w:hint="eastAsia"/>
          </w:rPr>
          <w:t>消息</w:t>
        </w:r>
      </w:ins>
      <w:ins w:id="57" w:author="Yangxin Zhong (MSR Student-Person Consulting)" w:date="2016-05-30T17:00:00Z">
        <w:r w:rsidR="00A80658">
          <w:rPr>
            <w:rFonts w:hint="eastAsia"/>
          </w:rPr>
          <w:t>；</w:t>
        </w:r>
      </w:ins>
      <w:ins w:id="58" w:author="Yangxin Zhong (MSR Student-Person Consulting)" w:date="2016-05-30T16:59:00Z">
        <w:r w:rsidR="00A80658">
          <w:rPr>
            <w:rFonts w:hint="eastAsia"/>
          </w:rPr>
          <w:t>然后对</w:t>
        </w:r>
      </w:ins>
      <w:ins w:id="59" w:author="Yangxin Zhong (MSR Student-Person Consulting)" w:date="2016-05-30T17:00:00Z">
        <w:r w:rsidR="00A80658">
          <w:rPr>
            <w:rFonts w:hint="eastAsia"/>
          </w:rPr>
          <w:t>这些候选消息进行聚类，生成</w:t>
        </w:r>
      </w:ins>
      <w:ins w:id="60" w:author="Yangxin Zhong (MSR Student-Person Consulting)" w:date="2016-05-30T17:01:00Z">
        <w:r w:rsidR="00A80658">
          <w:rPr>
            <w:rFonts w:hint="eastAsia"/>
          </w:rPr>
          <w:t>疑似的谣言话题；</w:t>
        </w:r>
      </w:ins>
      <w:ins w:id="61" w:author="Yangxin Zhong (MSR Student-Person Consulting)" w:date="2016-05-30T17:05:00Z">
        <w:r w:rsidR="00E72437">
          <w:rPr>
            <w:rFonts w:hint="eastAsia"/>
          </w:rPr>
          <w:t>接着</w:t>
        </w:r>
      </w:ins>
      <w:ins w:id="62" w:author="Yangxin Zhong (MSR Student-Person Consulting)" w:date="2016-05-30T17:01:00Z">
        <w:r w:rsidR="00A80658">
          <w:rPr>
            <w:rFonts w:hint="eastAsia"/>
          </w:rPr>
          <w:t>对</w:t>
        </w:r>
      </w:ins>
      <w:ins w:id="63" w:author="Yangxin Zhong (MSR Student-Person Consulting)" w:date="2016-05-30T17:02:00Z">
        <w:r w:rsidR="00A80658">
          <w:rPr>
            <w:rFonts w:hint="eastAsia"/>
          </w:rPr>
          <w:t>候选话题进行特征抽取，利用监督学习技术对</w:t>
        </w:r>
      </w:ins>
      <w:ins w:id="64" w:author="Yangxin Zhong (MSR Student-Person Consulting)" w:date="2016-05-30T17:04:00Z">
        <w:r w:rsidR="00A80658">
          <w:rPr>
            <w:rFonts w:hint="eastAsia"/>
          </w:rPr>
          <w:t>其</w:t>
        </w:r>
      </w:ins>
      <w:ins w:id="65" w:author="Yangxin Zhong (MSR Student-Person Consulting)" w:date="2016-05-30T17:02:00Z">
        <w:r w:rsidR="00A80658">
          <w:rPr>
            <w:rFonts w:hint="eastAsia"/>
          </w:rPr>
          <w:t>进行</w:t>
        </w:r>
      </w:ins>
      <w:ins w:id="66" w:author="Yangxin Zhong (MSR Student-Person Consulting)" w:date="2016-05-30T17:03:00Z">
        <w:r w:rsidR="00A80658">
          <w:rPr>
            <w:rFonts w:hint="eastAsia"/>
          </w:rPr>
          <w:t>可疑度排名</w:t>
        </w:r>
      </w:ins>
      <w:ins w:id="67" w:author="Yangxin Zhong (MSR Student-Person Consulting)" w:date="2016-05-30T17:04:00Z">
        <w:r w:rsidR="00A80658">
          <w:rPr>
            <w:rFonts w:hint="eastAsia"/>
          </w:rPr>
          <w:t>，</w:t>
        </w:r>
      </w:ins>
      <w:ins w:id="68" w:author="Yangxin Zhong (MSR Student-Person Consulting)" w:date="2016-05-30T17:05:00Z">
        <w:r w:rsidR="00E72437">
          <w:rPr>
            <w:rFonts w:hint="eastAsia"/>
          </w:rPr>
          <w:t>最终检测出</w:t>
        </w:r>
      </w:ins>
      <w:ins w:id="69" w:author="Yangxin Zhong (MSR Student-Person Consulting)" w:date="2016-05-30T17:04:00Z">
        <w:r w:rsidR="00E72437">
          <w:rPr>
            <w:rFonts w:hint="eastAsia"/>
          </w:rPr>
          <w:t>最有可能</w:t>
        </w:r>
      </w:ins>
      <w:ins w:id="70" w:author="Yangxin Zhong (MSR Student-Person Consulting)" w:date="2016-05-30T17:05:00Z">
        <w:r w:rsidR="00E72437">
          <w:rPr>
            <w:rFonts w:hint="eastAsia"/>
          </w:rPr>
          <w:t>为谣言的话题。</w:t>
        </w:r>
      </w:ins>
    </w:p>
    <w:p w:rsidR="00E07766" w:rsidRDefault="00865464" w:rsidP="00865464">
      <w:pPr>
        <w:pStyle w:val="a3"/>
        <w:rPr>
          <w:ins w:id="71" w:author="Yangxin Zhong (MSR Student-Person Consulting)" w:date="2016-05-30T17:34:00Z"/>
        </w:rPr>
        <w:pPrChange w:id="72" w:author="Yangxin Zhong (MSR Student-Person Consulting)" w:date="2016-05-30T17:16:00Z">
          <w:pPr>
            <w:pStyle w:val="a3"/>
          </w:pPr>
        </w:pPrChange>
      </w:pPr>
      <w:ins w:id="73" w:author="Yangxin Zhong (MSR Student-Person Consulting)" w:date="2016-05-30T17:16:00Z">
        <w:r>
          <w:rPr>
            <w:rFonts w:hint="eastAsia"/>
          </w:rPr>
          <w:t>在对消息进行聚类时，本文采取了基于相似度矩阵的聚类方法，研究了</w:t>
        </w:r>
      </w:ins>
      <w:ins w:id="74" w:author="Yangxin Zhong (MSR Student-Person Consulting)" w:date="2016-05-30T17:17:00Z">
        <w:r>
          <w:rPr>
            <w:rFonts w:hint="eastAsia"/>
          </w:rPr>
          <w:t>包括</w:t>
        </w:r>
      </w:ins>
      <w:ins w:id="75" w:author="Yangxin Zhong (MSR Student-Person Consulting)" w:date="2016-05-30T17:24:00Z">
        <w:r w:rsidR="0054789C">
          <w:rPr>
            <w:rFonts w:hint="eastAsia"/>
          </w:rPr>
          <w:t>发布</w:t>
        </w:r>
      </w:ins>
      <w:ins w:id="76" w:author="Yangxin Zhong (MSR Student-Person Consulting)" w:date="2016-05-30T17:17:00Z">
        <w:r>
          <w:rPr>
            <w:rFonts w:hint="eastAsia"/>
          </w:rPr>
          <w:t>时间、</w:t>
        </w:r>
      </w:ins>
      <w:ins w:id="77" w:author="Yangxin Zhong (MSR Student-Person Consulting)" w:date="2016-05-30T17:24:00Z">
        <w:r w:rsidR="0054789C">
          <w:rPr>
            <w:rFonts w:hint="eastAsia"/>
          </w:rPr>
          <w:t>消息</w:t>
        </w:r>
      </w:ins>
      <w:ins w:id="78" w:author="Yangxin Zhong (MSR Student-Person Consulting)" w:date="2016-05-30T17:17:00Z">
        <w:r>
          <w:rPr>
            <w:rFonts w:hint="eastAsia"/>
          </w:rPr>
          <w:t>标签、</w:t>
        </w:r>
      </w:ins>
      <w:ins w:id="79" w:author="Yangxin Zhong (MSR Student-Person Consulting)" w:date="2016-05-30T17:19:00Z">
        <w:r w:rsidR="005A4B4D">
          <w:rPr>
            <w:rFonts w:hint="eastAsia"/>
          </w:rPr>
          <w:t>命名实体、</w:t>
        </w:r>
      </w:ins>
      <w:ins w:id="80" w:author="Yangxin Zhong (MSR Student-Person Consulting)" w:date="2016-05-30T17:22:00Z">
        <w:r w:rsidR="005A4B4D">
          <w:rPr>
            <w:rFonts w:hint="eastAsia"/>
          </w:rPr>
          <w:t>文本单词、用户群体的相似度</w:t>
        </w:r>
      </w:ins>
      <w:ins w:id="81" w:author="Yangxin Zhong (MSR Student-Person Consulting)" w:date="2016-05-30T17:23:00Z">
        <w:r w:rsidR="005A4B4D">
          <w:rPr>
            <w:rFonts w:hint="eastAsia"/>
          </w:rPr>
          <w:t>度量</w:t>
        </w:r>
      </w:ins>
      <w:ins w:id="82" w:author="Yangxin Zhong (MSR Student-Person Consulting)" w:date="2016-05-30T17:24:00Z">
        <w:r w:rsidR="0054789C">
          <w:rPr>
            <w:rFonts w:hint="eastAsia"/>
          </w:rPr>
          <w:t>，</w:t>
        </w:r>
      </w:ins>
      <w:ins w:id="83" w:author="Yangxin Zhong (MSR Student-Person Consulting)" w:date="2016-05-30T17:27:00Z">
        <w:r w:rsidR="0054789C">
          <w:rPr>
            <w:rFonts w:hint="eastAsia"/>
          </w:rPr>
          <w:t>聚类上</w:t>
        </w:r>
      </w:ins>
      <w:ins w:id="84" w:author="Yangxin Zhong (MSR Student-Person Consulting)" w:date="2016-05-30T17:24:00Z">
        <w:r w:rsidR="0054789C">
          <w:rPr>
            <w:rFonts w:hint="eastAsia"/>
          </w:rPr>
          <w:t>采用了</w:t>
        </w:r>
      </w:ins>
      <w:ins w:id="85" w:author="Yangxin Zhong (MSR Student-Person Consulting)" w:date="2016-05-30T20:31:00Z">
        <w:r w:rsidR="005109E9">
          <w:t>k</w:t>
        </w:r>
      </w:ins>
      <w:ins w:id="86" w:author="Yangxin Zhong (MSR Student-Person Consulting)" w:date="2016-05-30T17:25:00Z">
        <w:r w:rsidR="0054789C">
          <w:rPr>
            <w:rFonts w:hint="eastAsia"/>
          </w:rPr>
          <w:t>均值、</w:t>
        </w:r>
      </w:ins>
      <w:ins w:id="87" w:author="Yangxin Zhong (MSR Student-Person Consulting)" w:date="2016-05-30T17:26:00Z">
        <w:r w:rsidR="0054789C">
          <w:rPr>
            <w:rFonts w:hint="eastAsia"/>
          </w:rPr>
          <w:t>层级聚类以及谱聚类等方法，</w:t>
        </w:r>
      </w:ins>
      <w:ins w:id="88" w:author="Yangxin Zhong (MSR Student-Person Consulting)" w:date="2016-05-30T17:28:00Z">
        <w:r w:rsidR="0054789C">
          <w:rPr>
            <w:rFonts w:hint="eastAsia"/>
          </w:rPr>
          <w:t>并对比了不同度量和聚类算法之间的优劣。</w:t>
        </w:r>
      </w:ins>
      <w:ins w:id="89" w:author="Yangxin Zhong (MSR Student-Person Consulting)" w:date="2016-05-30T17:29:00Z">
        <w:r w:rsidR="00D334F0">
          <w:rPr>
            <w:rFonts w:hint="eastAsia"/>
          </w:rPr>
          <w:t>实验表明，此系统能有效</w:t>
        </w:r>
      </w:ins>
      <w:ins w:id="90" w:author="Yangxin Zhong (MSR Student-Person Consulting)" w:date="2016-05-30T17:30:00Z">
        <w:r w:rsidR="00D334F0">
          <w:rPr>
            <w:rFonts w:hint="eastAsia"/>
          </w:rPr>
          <w:t>地将属于同一话题的</w:t>
        </w:r>
      </w:ins>
      <w:ins w:id="91" w:author="Yangxin Zhong (MSR Student-Person Consulting)" w:date="2016-05-30T17:32:00Z">
        <w:r w:rsidR="00D334F0">
          <w:rPr>
            <w:rFonts w:hint="eastAsia"/>
          </w:rPr>
          <w:t>不同消息归为一类，降低人工排查谣言的成本。</w:t>
        </w:r>
      </w:ins>
    </w:p>
    <w:p w:rsidR="00C00457" w:rsidRDefault="00FD2801" w:rsidP="00865464">
      <w:pPr>
        <w:pStyle w:val="a3"/>
        <w:rPr>
          <w:ins w:id="92" w:author="Yangxin Zhong (MSR Student-Person Consulting)" w:date="2016-05-30T19:08:00Z"/>
        </w:rPr>
        <w:pPrChange w:id="93" w:author="Yangxin Zhong (MSR Student-Person Consulting)" w:date="2016-05-30T17:16:00Z">
          <w:pPr>
            <w:pStyle w:val="a3"/>
          </w:pPr>
        </w:pPrChange>
      </w:pPr>
      <w:ins w:id="94" w:author="Yangxin Zhong (MSR Student-Person Consulting)" w:date="2016-05-30T17:35:00Z">
        <w:r>
          <w:rPr>
            <w:rFonts w:hint="eastAsia"/>
          </w:rPr>
          <w:t>在对候选话题进行特征抽取时，本文</w:t>
        </w:r>
      </w:ins>
      <w:ins w:id="95" w:author="Yangxin Zhong (MSR Student-Person Consulting)" w:date="2016-05-30T17:39:00Z">
        <w:r w:rsidR="005169F6">
          <w:rPr>
            <w:rFonts w:hint="eastAsia"/>
          </w:rPr>
          <w:t>总结相关工作，</w:t>
        </w:r>
      </w:ins>
      <w:ins w:id="96" w:author="Yangxin Zhong (MSR Student-Person Consulting)" w:date="2016-05-30T17:40:00Z">
        <w:r w:rsidR="005169F6">
          <w:rPr>
            <w:rFonts w:hint="eastAsia"/>
          </w:rPr>
          <w:t>选取了</w:t>
        </w:r>
        <w:r w:rsidR="005169F6">
          <w:rPr>
            <w:rFonts w:hint="eastAsia"/>
          </w:rPr>
          <w:t>45</w:t>
        </w:r>
        <w:r w:rsidR="005169F6">
          <w:rPr>
            <w:rFonts w:hint="eastAsia"/>
          </w:rPr>
          <w:t>种不同的特征，并引入</w:t>
        </w:r>
      </w:ins>
      <w:ins w:id="97" w:author="Yangxin Zhong (MSR Student-Person Consulting)" w:date="2016-05-30T19:02:00Z">
        <w:r w:rsidR="00A362CF">
          <w:rPr>
            <w:rFonts w:hint="eastAsia"/>
          </w:rPr>
          <w:t>了</w:t>
        </w:r>
      </w:ins>
      <w:ins w:id="98" w:author="Yangxin Zhong (MSR Student-Person Consulting)" w:date="2016-05-30T17:43:00Z">
        <w:r w:rsidR="00990952">
          <w:rPr>
            <w:rFonts w:hint="eastAsia"/>
          </w:rPr>
          <w:t>名为</w:t>
        </w:r>
      </w:ins>
      <w:ins w:id="99" w:author="Yangxin Zhong (MSR Student-Person Consulting)" w:date="2016-05-30T17:42:00Z">
        <w:r w:rsidR="00990952">
          <w:rPr>
            <w:rFonts w:hint="eastAsia"/>
          </w:rPr>
          <w:t>过滤器</w:t>
        </w:r>
      </w:ins>
      <w:ins w:id="100" w:author="Yangxin Zhong (MSR Student-Person Consulting)" w:date="2016-05-30T17:43:00Z">
        <w:r w:rsidR="00990952">
          <w:rPr>
            <w:rFonts w:hint="eastAsia"/>
          </w:rPr>
          <w:t>和</w:t>
        </w:r>
      </w:ins>
      <w:ins w:id="101" w:author="Yangxin Zhong (MSR Student-Person Consulting)" w:date="2016-05-30T17:42:00Z">
        <w:r w:rsidR="00990952">
          <w:rPr>
            <w:rFonts w:hint="eastAsia"/>
          </w:rPr>
          <w:t>包装器</w:t>
        </w:r>
      </w:ins>
      <w:ins w:id="102" w:author="Yangxin Zhong (MSR Student-Person Consulting)" w:date="2016-05-30T17:43:00Z">
        <w:r w:rsidR="00990952">
          <w:rPr>
            <w:rFonts w:hint="eastAsia"/>
          </w:rPr>
          <w:t>的两种</w:t>
        </w:r>
      </w:ins>
      <w:ins w:id="103" w:author="Yangxin Zhong (MSR Student-Person Consulting)" w:date="2016-05-30T17:40:00Z">
        <w:r w:rsidR="005169F6">
          <w:rPr>
            <w:rFonts w:hint="eastAsia"/>
          </w:rPr>
          <w:t>特征选择技术</w:t>
        </w:r>
      </w:ins>
      <w:ins w:id="104" w:author="Yangxin Zhong (MSR Student-Person Consulting)" w:date="2016-05-30T17:43:00Z">
        <w:r w:rsidR="00990952">
          <w:rPr>
            <w:rFonts w:hint="eastAsia"/>
          </w:rPr>
          <w:t>，</w:t>
        </w:r>
      </w:ins>
      <w:ins w:id="105" w:author="Yangxin Zhong (MSR Student-Person Consulting)" w:date="2016-05-30T19:07:00Z">
        <w:r w:rsidR="007801DB">
          <w:rPr>
            <w:rFonts w:hint="eastAsia"/>
          </w:rPr>
          <w:t>对比两种技术</w:t>
        </w:r>
      </w:ins>
      <w:ins w:id="106" w:author="Yangxin Zhong (MSR Student-Person Consulting)" w:date="2016-05-30T17:44:00Z">
        <w:r w:rsidR="00990952">
          <w:rPr>
            <w:rFonts w:hint="eastAsia"/>
          </w:rPr>
          <w:t>并将</w:t>
        </w:r>
      </w:ins>
      <w:ins w:id="107" w:author="Yangxin Zhong (MSR Student-Person Consulting)" w:date="2016-05-30T19:08:00Z">
        <w:r w:rsidR="008F53BE">
          <w:rPr>
            <w:rFonts w:hint="eastAsia"/>
          </w:rPr>
          <w:t>其</w:t>
        </w:r>
      </w:ins>
      <w:ins w:id="108" w:author="Yangxin Zhong (MSR Student-Person Consulting)" w:date="2016-05-30T17:44:00Z">
        <w:r w:rsidR="00990952">
          <w:rPr>
            <w:rFonts w:hint="eastAsia"/>
          </w:rPr>
          <w:t>结合</w:t>
        </w:r>
      </w:ins>
      <w:ins w:id="109" w:author="Yangxin Zhong (MSR Student-Person Consulting)" w:date="2016-05-30T19:07:00Z">
        <w:r w:rsidR="007801DB">
          <w:rPr>
            <w:rFonts w:hint="eastAsia"/>
          </w:rPr>
          <w:t>使用</w:t>
        </w:r>
      </w:ins>
      <w:ins w:id="110" w:author="Yangxin Zhong (MSR Student-Person Consulting)" w:date="2016-05-30T17:44:00Z">
        <w:r w:rsidR="00990952">
          <w:rPr>
            <w:rFonts w:hint="eastAsia"/>
          </w:rPr>
          <w:t>，</w:t>
        </w:r>
      </w:ins>
      <w:ins w:id="111" w:author="Yangxin Zhong (MSR Student-Person Consulting)" w:date="2016-05-30T17:45:00Z">
        <w:r w:rsidR="00990952">
          <w:rPr>
            <w:rFonts w:hint="eastAsia"/>
          </w:rPr>
          <w:t>最终</w:t>
        </w:r>
      </w:ins>
      <w:ins w:id="112" w:author="Yangxin Zhong (MSR Student-Person Consulting)" w:date="2016-05-30T17:44:00Z">
        <w:r w:rsidR="00990952">
          <w:rPr>
            <w:rFonts w:hint="eastAsia"/>
          </w:rPr>
          <w:t>选择出</w:t>
        </w:r>
      </w:ins>
      <w:ins w:id="113" w:author="Yangxin Zhong (MSR Student-Person Consulting)" w:date="2016-05-30T17:47:00Z">
        <w:r w:rsidR="009C6D36">
          <w:rPr>
            <w:rFonts w:hint="eastAsia"/>
          </w:rPr>
          <w:t>有效</w:t>
        </w:r>
      </w:ins>
      <w:ins w:id="114" w:author="Yangxin Zhong (MSR Student-Person Consulting)" w:date="2016-05-30T17:44:00Z">
        <w:r w:rsidR="00990952">
          <w:rPr>
            <w:rFonts w:hint="eastAsia"/>
          </w:rPr>
          <w:t>的特征子集</w:t>
        </w:r>
      </w:ins>
      <w:ins w:id="115" w:author="Yangxin Zhong (MSR Student-Person Consulting)" w:date="2016-05-30T19:07:00Z">
        <w:r w:rsidR="007801DB">
          <w:rPr>
            <w:rFonts w:hint="eastAsia"/>
          </w:rPr>
          <w:t>。实验证明，经过选择的特征子集能有效</w:t>
        </w:r>
      </w:ins>
      <w:ins w:id="116" w:author="Yangxin Zhong (MSR Student-Person Consulting)" w:date="2016-05-30T17:46:00Z">
        <w:r w:rsidR="005A6125">
          <w:rPr>
            <w:rFonts w:hint="eastAsia"/>
          </w:rPr>
          <w:t>提高</w:t>
        </w:r>
      </w:ins>
      <w:ins w:id="117" w:author="Yangxin Zhong (MSR Student-Person Consulting)" w:date="2016-05-30T19:08:00Z">
        <w:r w:rsidR="00C00457">
          <w:rPr>
            <w:rFonts w:hint="eastAsia"/>
          </w:rPr>
          <w:t>系统对</w:t>
        </w:r>
      </w:ins>
      <w:ins w:id="118" w:author="Yangxin Zhong (MSR Student-Person Consulting)" w:date="2016-05-30T17:46:00Z">
        <w:r w:rsidR="005A6125">
          <w:rPr>
            <w:rFonts w:hint="eastAsia"/>
          </w:rPr>
          <w:t>谣言的</w:t>
        </w:r>
      </w:ins>
      <w:ins w:id="119" w:author="Yangxin Zhong (MSR Student-Person Consulting)" w:date="2016-05-30T19:08:00Z">
        <w:r w:rsidR="00C00457">
          <w:rPr>
            <w:rFonts w:hint="eastAsia"/>
          </w:rPr>
          <w:t>识别</w:t>
        </w:r>
      </w:ins>
      <w:ins w:id="120" w:author="Yangxin Zhong (MSR Student-Person Consulting)" w:date="2016-05-30T17:46:00Z">
        <w:r w:rsidR="005A6125">
          <w:rPr>
            <w:rFonts w:hint="eastAsia"/>
          </w:rPr>
          <w:t>准确度。</w:t>
        </w:r>
      </w:ins>
    </w:p>
    <w:p w:rsidR="00E45F4E" w:rsidRDefault="00C00457" w:rsidP="00865464">
      <w:pPr>
        <w:pStyle w:val="a3"/>
        <w:pPrChange w:id="121" w:author="Yangxin Zhong (MSR Student-Person Consulting)" w:date="2016-05-30T17:16:00Z">
          <w:pPr>
            <w:pStyle w:val="a3"/>
          </w:pPr>
        </w:pPrChange>
      </w:pPr>
      <w:ins w:id="122" w:author="Yangxin Zhong (MSR Student-Person Consulting)" w:date="2016-05-30T19:08:00Z">
        <w:r>
          <w:rPr>
            <w:rFonts w:hint="eastAsia"/>
          </w:rPr>
          <w:t>在</w:t>
        </w:r>
      </w:ins>
      <w:ins w:id="123" w:author="Yangxin Zhong (MSR Student-Person Consulting)" w:date="2016-05-30T19:09:00Z">
        <w:r>
          <w:rPr>
            <w:rFonts w:hint="eastAsia"/>
          </w:rPr>
          <w:t>对话题进行可疑度排序时，系统</w:t>
        </w:r>
      </w:ins>
      <w:ins w:id="124" w:author="Yangxin Zhong (MSR Student-Person Consulting)" w:date="2016-05-30T19:20:00Z">
        <w:r w:rsidR="00F463FF">
          <w:rPr>
            <w:rFonts w:hint="eastAsia"/>
          </w:rPr>
          <w:t>选取了</w:t>
        </w:r>
      </w:ins>
      <w:ins w:id="125" w:author="Yangxin Zhong (MSR Student-Person Consulting)" w:date="2016-05-30T19:09:00Z">
        <w:r>
          <w:rPr>
            <w:rFonts w:hint="eastAsia"/>
          </w:rPr>
          <w:t>决策树和</w:t>
        </w:r>
      </w:ins>
      <w:ins w:id="126" w:author="Yangxin Zhong (MSR Student-Person Consulting)" w:date="2016-05-30T19:20:00Z">
        <w:r w:rsidR="00F463FF">
          <w:rPr>
            <w:rFonts w:hint="eastAsia"/>
          </w:rPr>
          <w:t>朴素贝叶斯两种</w:t>
        </w:r>
      </w:ins>
      <w:ins w:id="127" w:author="Yangxin Zhong (MSR Student-Person Consulting)" w:date="2016-05-30T19:26:00Z">
        <w:r w:rsidR="00F61BA6">
          <w:rPr>
            <w:rFonts w:hint="eastAsia"/>
          </w:rPr>
          <w:t>分类器算法</w:t>
        </w:r>
      </w:ins>
      <w:ins w:id="128" w:author="Yangxin Zhong (MSR Student-Person Consulting)" w:date="2016-05-30T19:20:00Z">
        <w:r w:rsidR="00F463FF">
          <w:rPr>
            <w:rFonts w:hint="eastAsia"/>
          </w:rPr>
          <w:t>，</w:t>
        </w:r>
      </w:ins>
      <w:ins w:id="129" w:author="Yangxin Zhong (MSR Student-Person Consulting)" w:date="2016-05-30T19:26:00Z">
        <w:r w:rsidR="00F61BA6">
          <w:rPr>
            <w:rFonts w:hint="eastAsia"/>
          </w:rPr>
          <w:t>并引入</w:t>
        </w:r>
      </w:ins>
      <w:ins w:id="130" w:author="Yangxin Zhong (MSR Student-Person Consulting)" w:date="2016-05-30T19:24:00Z">
        <w:r w:rsidR="00A85C2E">
          <w:rPr>
            <w:rFonts w:hint="eastAsia"/>
          </w:rPr>
          <w:t>多分类器组合投票</w:t>
        </w:r>
      </w:ins>
      <w:ins w:id="131" w:author="Yangxin Zhong (MSR Student-Person Consulting)" w:date="2016-05-30T19:26:00Z">
        <w:r w:rsidR="00F61BA6">
          <w:rPr>
            <w:rFonts w:hint="eastAsia"/>
          </w:rPr>
          <w:t>技术</w:t>
        </w:r>
      </w:ins>
      <w:ins w:id="132" w:author="Yangxin Zhong (MSR Student-Person Consulting)" w:date="2016-05-30T19:28:00Z">
        <w:r w:rsidR="002D1914">
          <w:rPr>
            <w:rFonts w:hint="eastAsia"/>
          </w:rPr>
          <w:t>。实验表明，引入组合投票技术能</w:t>
        </w:r>
      </w:ins>
      <w:ins w:id="133" w:author="Yangxin Zhong (MSR Student-Person Consulting)" w:date="2016-05-30T19:31:00Z">
        <w:r w:rsidR="006F4AAD">
          <w:rPr>
            <w:rFonts w:hint="eastAsia"/>
          </w:rPr>
          <w:t>有效提高排名系统的实用性，显著降低人工排查的成本</w:t>
        </w:r>
      </w:ins>
      <w:ins w:id="134" w:author="Yangxin Zhong (MSR Student-Person Consulting)" w:date="2016-05-30T19:29:00Z">
        <w:r w:rsidR="002D1914">
          <w:rPr>
            <w:rFonts w:hint="eastAsia"/>
          </w:rPr>
          <w:t>。</w:t>
        </w:r>
      </w:ins>
      <w:del w:id="135" w:author="Yangxin Zhong (MSR Student-Person Consulting)" w:date="2016-05-30T15:57:00Z">
        <w:r w:rsidR="00E45F4E" w:rsidDel="004D3F14">
          <w:rPr>
            <w:rFonts w:hint="eastAsia"/>
          </w:rPr>
          <w:delText>本文描述了一个基于手持相机的光场采集系统。在采集过程中系统自动地捕捉相机的三维坐标和旋转角度，同时给用户实时反馈，帮助用户实现更好的场景覆盖。在采集过程中的任意时刻，用户可以查看已采集到的光场。系统中实现了两种采集方法：基于标记</w:delText>
        </w:r>
      </w:del>
      <w:ins w:id="136" w:author="耿正霖" w:date="2016-05-26T10:14:00Z">
        <w:del w:id="137" w:author="Yangxin Zhong (MSR Student-Person Consulting)" w:date="2016-05-30T15:57:00Z">
          <w:r w:rsidR="00493C63" w:rsidDel="004D3F14">
            <w:rPr>
              <w:rFonts w:hint="eastAsia"/>
            </w:rPr>
            <w:delText>标志</w:delText>
          </w:r>
        </w:del>
      </w:ins>
      <w:del w:id="138" w:author="Yangxin Zhong (MSR Student-Person Consulting)" w:date="2016-05-30T15:57:00Z">
        <w:r w:rsidR="00E45F4E" w:rsidDel="004D3F14">
          <w:rPr>
            <w:rFonts w:hint="eastAsia"/>
          </w:rPr>
          <w:delText>的采集方法和基于场景特征的采集方法。同时系统实现了两种渲染方法：逐段线性方法和</w:delText>
        </w:r>
        <w:r w:rsidR="00E45F4E" w:rsidDel="004D3F14">
          <w:rPr>
            <w:rFonts w:hint="eastAsia"/>
          </w:rPr>
          <w:delText>N</w:delText>
        </w:r>
        <w:r w:rsidR="00E45F4E" w:rsidDel="004D3F14">
          <w:rPr>
            <w:rFonts w:hint="eastAsia"/>
          </w:rPr>
          <w:delText>近邻方法。本文分别比较和分析了这些方法。</w:delText>
        </w:r>
      </w:del>
    </w:p>
    <w:p w:rsidR="008736CA" w:rsidRDefault="008736CA" w:rsidP="008736CA">
      <w:pPr>
        <w:pStyle w:val="a3"/>
      </w:pPr>
    </w:p>
    <w:p w:rsidR="00E45F4E" w:rsidRDefault="00E45F4E" w:rsidP="008736CA">
      <w:pPr>
        <w:pStyle w:val="a3"/>
      </w:pPr>
      <w:r w:rsidRPr="008736CA">
        <w:rPr>
          <w:rFonts w:hint="eastAsia"/>
          <w:b/>
        </w:rPr>
        <w:t>关键词</w:t>
      </w:r>
      <w:r>
        <w:rPr>
          <w:rFonts w:hint="eastAsia"/>
        </w:rPr>
        <w:t>：</w:t>
      </w:r>
      <w:del w:id="139" w:author="Yangxin Zhong (MSR Student-Person Consulting)" w:date="2016-05-30T19:32:00Z">
        <w:r w:rsidDel="000D56B7">
          <w:rPr>
            <w:rFonts w:hint="eastAsia"/>
          </w:rPr>
          <w:delText>光场</w:delText>
        </w:r>
      </w:del>
      <w:ins w:id="140" w:author="Yangxin Zhong (MSR Student-Person Consulting)" w:date="2016-05-30T19:32:00Z">
        <w:r w:rsidR="000D56B7">
          <w:rPr>
            <w:rFonts w:hint="eastAsia"/>
          </w:rPr>
          <w:t>社交网络</w:t>
        </w:r>
      </w:ins>
      <w:r>
        <w:rPr>
          <w:rFonts w:hint="eastAsia"/>
        </w:rPr>
        <w:t>；</w:t>
      </w:r>
      <w:del w:id="141" w:author="Yangxin Zhong (MSR Student-Person Consulting)" w:date="2016-05-30T19:32:00Z">
        <w:r w:rsidDel="000D56B7">
          <w:rPr>
            <w:rFonts w:hint="eastAsia"/>
          </w:rPr>
          <w:delText>手持相机</w:delText>
        </w:r>
      </w:del>
      <w:ins w:id="142" w:author="Yangxin Zhong (MSR Student-Person Consulting)" w:date="2016-05-30T19:32:00Z">
        <w:r w:rsidR="000D56B7">
          <w:rPr>
            <w:rFonts w:hint="eastAsia"/>
          </w:rPr>
          <w:t>谣言检测</w:t>
        </w:r>
      </w:ins>
      <w:r>
        <w:rPr>
          <w:rFonts w:hint="eastAsia"/>
        </w:rPr>
        <w:t>；</w:t>
      </w:r>
      <w:del w:id="143" w:author="Yangxin Zhong (MSR Student-Person Consulting)" w:date="2016-05-30T19:32:00Z">
        <w:r w:rsidDel="000D56B7">
          <w:rPr>
            <w:rFonts w:hint="eastAsia"/>
          </w:rPr>
          <w:delText>基于图像渲染</w:delText>
        </w:r>
      </w:del>
      <w:ins w:id="144" w:author="Yangxin Zhong (MSR Student-Person Consulting)" w:date="2016-05-30T19:32:00Z">
        <w:r w:rsidR="000D56B7">
          <w:rPr>
            <w:rFonts w:hint="eastAsia"/>
          </w:rPr>
          <w:t>聚类；特征选择；</w:t>
        </w:r>
      </w:ins>
      <w:ins w:id="145" w:author="Yangxin Zhong (MSR Student-Person Consulting)" w:date="2016-05-30T19:33:00Z">
        <w:r w:rsidR="000D56B7">
          <w:rPr>
            <w:rFonts w:hint="eastAsia"/>
          </w:rPr>
          <w:t>监督学习</w:t>
        </w:r>
      </w:ins>
    </w:p>
    <w:p w:rsidR="00FC3979" w:rsidRPr="00E45F4E" w:rsidRDefault="00FC3979">
      <w:pPr>
        <w:widowControl/>
        <w:spacing w:line="240" w:lineRule="auto"/>
        <w:ind w:firstLine="0"/>
        <w:jc w:val="left"/>
      </w:pPr>
    </w:p>
    <w:p w:rsidR="00AE3CF5" w:rsidRDefault="00AE3CF5">
      <w:pPr>
        <w:widowControl/>
        <w:spacing w:line="240" w:lineRule="auto"/>
        <w:ind w:firstLine="0"/>
        <w:jc w:val="left"/>
      </w:pPr>
    </w:p>
    <w:p w:rsidR="0043359E" w:rsidRDefault="00AE3CF5" w:rsidP="004140E3">
      <w:pPr>
        <w:widowControl/>
        <w:spacing w:line="240" w:lineRule="auto"/>
        <w:ind w:firstLine="0"/>
        <w:jc w:val="left"/>
      </w:pPr>
      <w:r>
        <w:br w:type="page"/>
      </w:r>
    </w:p>
    <w:p w:rsidR="004140E3" w:rsidRPr="004140E3" w:rsidRDefault="004140E3" w:rsidP="004140E3">
      <w:pPr>
        <w:widowControl/>
        <w:spacing w:line="240" w:lineRule="auto"/>
        <w:ind w:firstLine="0"/>
        <w:jc w:val="left"/>
      </w:pPr>
    </w:p>
    <w:p w:rsidR="00FC3979" w:rsidRDefault="00FC3979" w:rsidP="008736CA">
      <w:pPr>
        <w:pStyle w:val="Abstract"/>
      </w:pPr>
      <w:r>
        <w:rPr>
          <w:rFonts w:hint="eastAsia"/>
        </w:rPr>
        <w:t>ABSTRACT</w:t>
      </w:r>
    </w:p>
    <w:p w:rsidR="009C2035" w:rsidRDefault="00FC3979" w:rsidP="008736CA">
      <w:pPr>
        <w:pStyle w:val="AbtractContent"/>
        <w:rPr>
          <w:ins w:id="146" w:author="Yangxin Zhong (MSR Student-Person Consulting)" w:date="2016-05-30T20:06:00Z"/>
        </w:rPr>
      </w:pPr>
      <w:del w:id="147" w:author="Yangxin Zhong (MSR Student-Person Consulting)" w:date="2016-05-30T19:45:00Z">
        <w:r w:rsidDel="00F5617A">
          <w:rPr>
            <w:rFonts w:hint="eastAsia"/>
          </w:rPr>
          <w:delText>T</w:delText>
        </w:r>
      </w:del>
      <w:ins w:id="148" w:author="Yangxin Zhong (MSR Student-Person Consulting)" w:date="2016-05-30T19:53:00Z">
        <w:r w:rsidR="00F5617A">
          <w:t>In recent years</w:t>
        </w:r>
      </w:ins>
      <w:ins w:id="149" w:author="Yangxin Zhong (MSR Student-Person Consulting)" w:date="2016-05-30T19:45:00Z">
        <w:r w:rsidR="00F5617A">
          <w:t>, social network (</w:t>
        </w:r>
      </w:ins>
      <w:ins w:id="150" w:author="Yangxin Zhong (MSR Student-Person Consulting)" w:date="2016-05-30T19:49:00Z">
        <w:r w:rsidR="00F5617A">
          <w:t xml:space="preserve">e.g., twitter and </w:t>
        </w:r>
        <w:proofErr w:type="spellStart"/>
        <w:r w:rsidR="00F5617A">
          <w:t>weibo</w:t>
        </w:r>
      </w:ins>
      <w:proofErr w:type="spellEnd"/>
      <w:ins w:id="151" w:author="Yangxin Zhong (MSR Student-Person Consulting)" w:date="2016-05-30T19:45:00Z">
        <w:r w:rsidR="00F5617A">
          <w:t>)</w:t>
        </w:r>
      </w:ins>
      <w:ins w:id="152" w:author="Yangxin Zhong (MSR Student-Person Consulting)" w:date="2016-05-30T19:49:00Z">
        <w:r w:rsidR="00F5617A">
          <w:t xml:space="preserve"> has been </w:t>
        </w:r>
      </w:ins>
      <w:ins w:id="153" w:author="Yangxin Zhong (MSR Student-Person Consulting)" w:date="2016-05-30T19:50:00Z">
        <w:r w:rsidR="00F5617A">
          <w:t xml:space="preserve">widely used </w:t>
        </w:r>
      </w:ins>
      <w:ins w:id="154" w:author="Yangxin Zhong (MSR Student-Person Consulting)" w:date="2016-05-30T19:51:00Z">
        <w:r w:rsidR="00F5617A">
          <w:t xml:space="preserve">on the </w:t>
        </w:r>
      </w:ins>
      <w:ins w:id="155" w:author="Yangxin Zhong (MSR Student-Person Consulting)" w:date="2016-05-30T19:50:00Z">
        <w:r w:rsidR="00F5617A">
          <w:t xml:space="preserve">Internet. </w:t>
        </w:r>
      </w:ins>
      <w:ins w:id="156" w:author="Yangxin Zhong (MSR Student-Person Consulting)" w:date="2016-05-30T19:51:00Z">
        <w:r w:rsidR="00F5617A">
          <w:t xml:space="preserve">But at the same time, there </w:t>
        </w:r>
      </w:ins>
      <w:ins w:id="157" w:author="Yangxin Zhong (MSR Student-Person Consulting)" w:date="2016-05-30T19:52:00Z">
        <w:r w:rsidR="00F5617A">
          <w:t xml:space="preserve">are a large number of false rumors in </w:t>
        </w:r>
      </w:ins>
      <w:ins w:id="158" w:author="Yangxin Zhong (MSR Student-Person Consulting)" w:date="2016-05-30T19:54:00Z">
        <w:r w:rsidR="007B08D3">
          <w:t>social net</w:t>
        </w:r>
        <w:r w:rsidR="009E4BE7">
          <w:t xml:space="preserve">work. </w:t>
        </w:r>
      </w:ins>
      <w:ins w:id="159" w:author="Yangxin Zhong (MSR Student-Person Consulting)" w:date="2016-05-30T20:07:00Z">
        <w:r w:rsidR="009E4BE7">
          <w:t>T</w:t>
        </w:r>
      </w:ins>
      <w:ins w:id="160" w:author="Yangxin Zhong (MSR Student-Person Consulting)" w:date="2016-05-30T19:54:00Z">
        <w:r w:rsidR="00CB6CA3">
          <w:t>heir spread</w:t>
        </w:r>
      </w:ins>
      <w:ins w:id="161" w:author="Yangxin Zhong (MSR Student-Person Consulting)" w:date="2016-05-30T19:59:00Z">
        <w:r w:rsidR="006416A2">
          <w:t xml:space="preserve"> may</w:t>
        </w:r>
      </w:ins>
      <w:ins w:id="162" w:author="Yangxin Zhong (MSR Student-Person Consulting)" w:date="2016-05-30T19:54:00Z">
        <w:r w:rsidR="00CB6CA3">
          <w:t xml:space="preserve"> </w:t>
        </w:r>
      </w:ins>
      <w:ins w:id="163" w:author="Yangxin Zhong (MSR Student-Person Consulting)" w:date="2016-05-30T19:57:00Z">
        <w:r w:rsidR="002F5986">
          <w:t>have harmful effect on individuals and society.</w:t>
        </w:r>
      </w:ins>
      <w:ins w:id="164" w:author="Yangxin Zhong (MSR Student-Person Consulting)" w:date="2016-05-30T19:58:00Z">
        <w:r w:rsidR="006416A2">
          <w:t xml:space="preserve"> The large amount of </w:t>
        </w:r>
      </w:ins>
      <w:ins w:id="165" w:author="Yangxin Zhong (MSR Student-Person Consulting)" w:date="2016-05-30T20:00:00Z">
        <w:r w:rsidR="00A131D7">
          <w:t>messages</w:t>
        </w:r>
      </w:ins>
      <w:ins w:id="166" w:author="Yangxin Zhong (MSR Student-Person Consulting)" w:date="2016-05-30T20:03:00Z">
        <w:r w:rsidR="00FD67A8">
          <w:t xml:space="preserve"> on social network</w:t>
        </w:r>
      </w:ins>
      <w:ins w:id="167" w:author="Yangxin Zhong (MSR Student-Person Consulting)" w:date="2016-05-30T20:00:00Z">
        <w:r w:rsidR="00A131D7">
          <w:t xml:space="preserve"> make the </w:t>
        </w:r>
        <w:r w:rsidR="006D6DFE">
          <w:t xml:space="preserve">cost of manual </w:t>
        </w:r>
      </w:ins>
      <w:ins w:id="168" w:author="Yangxin Zhong (MSR Student-Person Consulting)" w:date="2016-05-30T20:03:00Z">
        <w:r w:rsidR="006D6DFE">
          <w:t xml:space="preserve">checking extremely high. </w:t>
        </w:r>
      </w:ins>
      <w:ins w:id="169" w:author="Yangxin Zhong (MSR Student-Person Consulting)" w:date="2016-05-30T20:04:00Z">
        <w:r w:rsidR="009C2035">
          <w:t xml:space="preserve">As a result, </w:t>
        </w:r>
      </w:ins>
      <w:ins w:id="170" w:author="Yangxin Zhong (MSR Student-Person Consulting)" w:date="2016-05-30T20:06:00Z">
        <w:r w:rsidR="009C2035">
          <w:t xml:space="preserve">automatic </w:t>
        </w:r>
      </w:ins>
      <w:ins w:id="171" w:author="Yangxin Zhong (MSR Student-Person Consulting)" w:date="2016-05-30T20:04:00Z">
        <w:r w:rsidR="009C2035">
          <w:t xml:space="preserve">rumor detection </w:t>
        </w:r>
      </w:ins>
      <w:ins w:id="172" w:author="Yangxin Zhong (MSR Student-Person Consulting)" w:date="2016-05-30T20:06:00Z">
        <w:r w:rsidR="009C2035">
          <w:t>techniques are of great significance.</w:t>
        </w:r>
      </w:ins>
    </w:p>
    <w:p w:rsidR="007958BF" w:rsidRDefault="00AA333A" w:rsidP="008736CA">
      <w:pPr>
        <w:pStyle w:val="AbtractContent"/>
        <w:rPr>
          <w:ins w:id="173" w:author="Yangxin Zhong (MSR Student-Person Consulting)" w:date="2016-05-30T20:21:00Z"/>
        </w:rPr>
      </w:pPr>
      <w:ins w:id="174" w:author="Yangxin Zhong (MSR Student-Person Consulting)" w:date="2016-05-30T20:08:00Z">
        <w:r>
          <w:t>This thesis describes a rumor detection system</w:t>
        </w:r>
      </w:ins>
      <w:ins w:id="175" w:author="Yangxin Zhong (MSR Student-Person Consulting)" w:date="2016-05-30T20:09:00Z">
        <w:r>
          <w:t xml:space="preserve">. </w:t>
        </w:r>
        <w:r w:rsidR="001953DC">
          <w:t>It first</w:t>
        </w:r>
      </w:ins>
      <w:ins w:id="176" w:author="Yangxin Zhong (MSR Student-Person Consulting)" w:date="2016-05-30T20:11:00Z">
        <w:r w:rsidR="0058616C">
          <w:t xml:space="preserve"> filter out </w:t>
        </w:r>
      </w:ins>
      <w:ins w:id="177" w:author="Yangxin Zhong (MSR Student-Person Consulting)" w:date="2016-05-30T20:14:00Z">
        <w:r w:rsidR="006F6406">
          <w:t>suspected rumor tweets by pattern matching</w:t>
        </w:r>
      </w:ins>
      <w:ins w:id="178" w:author="Yangxin Zhong (MSR Student-Person Consulting)" w:date="2016-05-30T20:15:00Z">
        <w:r w:rsidR="006F6406">
          <w:t xml:space="preserve">, and then cluster these candidate tweets into topics. </w:t>
        </w:r>
      </w:ins>
      <w:ins w:id="179" w:author="Yangxin Zhong (MSR Student-Person Consulting)" w:date="2016-05-30T20:17:00Z">
        <w:r w:rsidR="00174627">
          <w:t>After that, it extract features of the candidate topics</w:t>
        </w:r>
      </w:ins>
      <w:ins w:id="180" w:author="Yangxin Zhong (MSR Student-Person Consulting)" w:date="2016-05-30T20:18:00Z">
        <w:r w:rsidR="00174627">
          <w:t xml:space="preserve"> and rank</w:t>
        </w:r>
        <w:r w:rsidR="002A5A07">
          <w:t xml:space="preserve"> them by the likelihood </w:t>
        </w:r>
      </w:ins>
      <w:ins w:id="181" w:author="Yangxin Zhong (MSR Student-Person Consulting)" w:date="2016-05-30T20:19:00Z">
        <w:r w:rsidR="002A5A07">
          <w:t>of false rumor</w:t>
        </w:r>
      </w:ins>
      <w:ins w:id="182" w:author="Yangxin Zhong (MSR Student-Person Consulting)" w:date="2016-05-30T20:21:00Z">
        <w:r w:rsidR="007958BF">
          <w:t xml:space="preserve"> throug</w:t>
        </w:r>
        <w:r w:rsidR="00D17407">
          <w:t>h supervised learning technique</w:t>
        </w:r>
      </w:ins>
      <w:ins w:id="183" w:author="Yangxin Zhong (MSR Student-Person Consulting)" w:date="2016-05-30T20:19:00Z">
        <w:r w:rsidR="002A5A07">
          <w:t xml:space="preserve">. </w:t>
        </w:r>
      </w:ins>
      <w:ins w:id="184" w:author="Yangxin Zhong (MSR Student-Person Consulting)" w:date="2016-05-30T20:20:00Z">
        <w:r w:rsidR="002A5A07">
          <w:t>In this way, the most likely rumor topics can be detected</w:t>
        </w:r>
      </w:ins>
      <w:ins w:id="185" w:author="Yangxin Zhong (MSR Student-Person Consulting)" w:date="2016-05-30T20:23:00Z">
        <w:r w:rsidR="00A738F6">
          <w:t xml:space="preserve"> automatically</w:t>
        </w:r>
      </w:ins>
      <w:ins w:id="186" w:author="Yangxin Zhong (MSR Student-Person Consulting)" w:date="2016-05-30T20:20:00Z">
        <w:r w:rsidR="002A5A07">
          <w:t>.</w:t>
        </w:r>
      </w:ins>
    </w:p>
    <w:p w:rsidR="00807799" w:rsidRDefault="00D11302" w:rsidP="008736CA">
      <w:pPr>
        <w:pStyle w:val="AbtractContent"/>
        <w:rPr>
          <w:ins w:id="187" w:author="Yangxin Zhong (MSR Student-Person Consulting)" w:date="2016-05-30T20:38:00Z"/>
        </w:rPr>
      </w:pPr>
      <w:ins w:id="188" w:author="Yangxin Zhong (MSR Student-Person Consulting)" w:date="2016-05-30T20:23:00Z">
        <w:r>
          <w:t xml:space="preserve">The system applies clustering techniques </w:t>
        </w:r>
      </w:ins>
      <w:ins w:id="189" w:author="Yangxin Zhong (MSR Student-Person Consulting)" w:date="2016-05-30T20:24:00Z">
        <w:r>
          <w:t xml:space="preserve">based on similarity matrix. </w:t>
        </w:r>
        <w:r w:rsidR="00EB3CFF">
          <w:t xml:space="preserve">The thesis studies similarity metrics </w:t>
        </w:r>
      </w:ins>
      <w:ins w:id="190" w:author="Yangxin Zhong (MSR Student-Person Consulting)" w:date="2016-05-30T20:30:00Z">
        <w:r w:rsidR="00AA4509">
          <w:t>that consider</w:t>
        </w:r>
      </w:ins>
      <w:ins w:id="191" w:author="Yangxin Zhong (MSR Student-Person Consulting)" w:date="2016-05-30T20:25:00Z">
        <w:r w:rsidR="00EB3CFF">
          <w:t xml:space="preserve"> diffe</w:t>
        </w:r>
        <w:r w:rsidR="00C434F3">
          <w:t>rent factors</w:t>
        </w:r>
      </w:ins>
      <w:ins w:id="192" w:author="Yangxin Zhong (MSR Student-Person Consulting)" w:date="2016-05-30T20:29:00Z">
        <w:r w:rsidR="0004686C">
          <w:t xml:space="preserve"> </w:t>
        </w:r>
        <w:r w:rsidR="00AA4509">
          <w:t>including</w:t>
        </w:r>
      </w:ins>
      <w:ins w:id="193" w:author="Yangxin Zhong (MSR Student-Person Consulting)" w:date="2016-05-30T20:25:00Z">
        <w:r w:rsidR="00EB3CFF">
          <w:t xml:space="preserve"> published time, hashtags, </w:t>
        </w:r>
      </w:ins>
      <w:ins w:id="194" w:author="Yangxin Zhong (MSR Student-Person Consulting)" w:date="2016-05-30T20:29:00Z">
        <w:r w:rsidR="00C434F3">
          <w:t>name</w:t>
        </w:r>
        <w:r w:rsidR="004B576E">
          <w:t>d-entities</w:t>
        </w:r>
        <w:r w:rsidR="00C434F3">
          <w:t xml:space="preserve">, terms and users. </w:t>
        </w:r>
      </w:ins>
      <w:ins w:id="195" w:author="Yangxin Zhong (MSR Student-Person Consulting)" w:date="2016-05-30T20:30:00Z">
        <w:r w:rsidR="005109E9">
          <w:t>T</w:t>
        </w:r>
      </w:ins>
      <w:ins w:id="196" w:author="Yangxin Zhong (MSR Student-Person Consulting)" w:date="2016-05-30T20:33:00Z">
        <w:r w:rsidR="005109E9">
          <w:t>he system</w:t>
        </w:r>
      </w:ins>
      <w:ins w:id="197" w:author="Yangxin Zhong (MSR Student-Person Consulting)" w:date="2016-05-30T20:31:00Z">
        <w:r w:rsidR="005109E9">
          <w:t xml:space="preserve"> employs k-means, hierarchical and spectral clustering algorithms. </w:t>
        </w:r>
      </w:ins>
      <w:ins w:id="198" w:author="Yangxin Zhong (MSR Student-Person Consulting)" w:date="2016-05-30T20:33:00Z">
        <w:r w:rsidR="002E3E35">
          <w:t xml:space="preserve">Experiments demonstrate that the system can </w:t>
        </w:r>
      </w:ins>
      <w:ins w:id="199" w:author="Yangxin Zhong (MSR Student-Person Consulting)" w:date="2016-05-30T20:35:00Z">
        <w:r w:rsidR="002E3E35">
          <w:t xml:space="preserve">lower the cost of rumor checking </w:t>
        </w:r>
      </w:ins>
      <w:ins w:id="200" w:author="Yangxin Zhong (MSR Student-Person Consulting)" w:date="2016-05-30T20:37:00Z">
        <w:r w:rsidR="005A05EE">
          <w:t>by effectively cluster</w:t>
        </w:r>
      </w:ins>
      <w:ins w:id="201" w:author="Yangxin Zhong (MSR Student-Person Consulting)" w:date="2016-05-30T20:38:00Z">
        <w:r w:rsidR="00123BAA">
          <w:t>ing</w:t>
        </w:r>
      </w:ins>
      <w:ins w:id="202" w:author="Yangxin Zhong (MSR Student-Person Consulting)" w:date="2016-05-30T20:37:00Z">
        <w:r w:rsidR="005A05EE">
          <w:t xml:space="preserve"> similar</w:t>
        </w:r>
        <w:r w:rsidR="00CE38AE">
          <w:t xml:space="preserve"> messages into same topics</w:t>
        </w:r>
        <w:r w:rsidR="005A05EE">
          <w:t>.</w:t>
        </w:r>
      </w:ins>
    </w:p>
    <w:p w:rsidR="00344F84" w:rsidRDefault="00857712" w:rsidP="008736CA">
      <w:pPr>
        <w:pStyle w:val="AbtractContent"/>
        <w:rPr>
          <w:ins w:id="203" w:author="Yangxin Zhong (MSR Student-Person Consulting)" w:date="2016-05-30T20:55:00Z"/>
        </w:rPr>
      </w:pPr>
      <w:ins w:id="204" w:author="Yangxin Zhong (MSR Student-Person Consulting)" w:date="2016-05-30T20:39:00Z">
        <w:r>
          <w:t xml:space="preserve">For feature extraction, the thesis chooses 45 different features </w:t>
        </w:r>
      </w:ins>
      <w:ins w:id="205" w:author="Yangxin Zhong (MSR Student-Person Consulting)" w:date="2016-05-30T20:48:00Z">
        <w:r w:rsidR="003F73A9">
          <w:t xml:space="preserve">and introduces </w:t>
        </w:r>
      </w:ins>
      <w:ins w:id="206" w:author="Yangxin Zhong (MSR Student-Person Consulting)" w:date="2016-05-30T20:49:00Z">
        <w:r w:rsidR="003F73A9">
          <w:t xml:space="preserve">two </w:t>
        </w:r>
      </w:ins>
      <w:ins w:id="207" w:author="Yangxin Zhong (MSR Student-Person Consulting)" w:date="2016-05-30T20:48:00Z">
        <w:r w:rsidR="003F73A9">
          <w:t>feature selection techniques</w:t>
        </w:r>
      </w:ins>
      <w:ins w:id="208" w:author="Yangxin Zhong (MSR Student-Person Consulting)" w:date="2016-05-30T20:50:00Z">
        <w:r w:rsidR="003F73A9">
          <w:t xml:space="preserve">, filter and wrapper, to select effective </w:t>
        </w:r>
        <w:r w:rsidR="007D4A67">
          <w:t>feature subset</w:t>
        </w:r>
        <w:r w:rsidR="003F73A9">
          <w:t xml:space="preserve"> for the training of next step. </w:t>
        </w:r>
      </w:ins>
      <w:ins w:id="209" w:author="Yangxin Zhong (MSR Student-Person Consulting)" w:date="2016-05-30T20:51:00Z">
        <w:r w:rsidR="00C72BAB">
          <w:t>A</w:t>
        </w:r>
      </w:ins>
      <w:ins w:id="210" w:author="Yangxin Zhong (MSR Student-Person Consulting)" w:date="2016-05-30T20:52:00Z">
        <w:r w:rsidR="00C72BAB">
          <w:t xml:space="preserve"> method of combining these two feature selection techniques have been proposed</w:t>
        </w:r>
      </w:ins>
      <w:ins w:id="211" w:author="Yangxin Zhong (MSR Student-Person Consulting)" w:date="2016-05-30T20:54:00Z">
        <w:r w:rsidR="00B21852">
          <w:t xml:space="preserve"> in this thesis</w:t>
        </w:r>
      </w:ins>
      <w:ins w:id="212" w:author="Yangxin Zhong (MSR Student-Person Consulting)" w:date="2016-05-30T20:52:00Z">
        <w:r w:rsidR="00C72BAB">
          <w:t>.</w:t>
        </w:r>
      </w:ins>
      <w:ins w:id="213" w:author="Yangxin Zhong (MSR Student-Person Consulting)" w:date="2016-05-30T20:53:00Z">
        <w:r w:rsidR="009A476A">
          <w:t xml:space="preserve"> Experiments show that the</w:t>
        </w:r>
      </w:ins>
      <w:ins w:id="214" w:author="Yangxin Zhong (MSR Student-Person Consulting)" w:date="2016-05-30T21:10:00Z">
        <w:r w:rsidR="00B3423F">
          <w:t xml:space="preserve"> new method and</w:t>
        </w:r>
      </w:ins>
      <w:ins w:id="215" w:author="Yangxin Zhong (MSR Student-Person Consulting)" w:date="2016-05-30T21:11:00Z">
        <w:r w:rsidR="000B1B28">
          <w:t xml:space="preserve"> the</w:t>
        </w:r>
      </w:ins>
      <w:ins w:id="216" w:author="Yangxin Zhong (MSR Student-Person Consulting)" w:date="2016-05-30T20:53:00Z">
        <w:r w:rsidR="009A476A">
          <w:t xml:space="preserve"> step of feature selection</w:t>
        </w:r>
      </w:ins>
      <w:ins w:id="217" w:author="Yangxin Zhong (MSR Student-Person Consulting)" w:date="2016-05-30T21:10:00Z">
        <w:r w:rsidR="00C55883">
          <w:t xml:space="preserve"> </w:t>
        </w:r>
      </w:ins>
      <w:ins w:id="218" w:author="Yangxin Zhong (MSR Student-Person Consulting)" w:date="2016-05-30T20:53:00Z">
        <w:r w:rsidR="009A476A">
          <w:t xml:space="preserve">can </w:t>
        </w:r>
      </w:ins>
      <w:ins w:id="219" w:author="Yangxin Zhong (MSR Student-Person Consulting)" w:date="2016-05-30T21:11:00Z">
        <w:r w:rsidR="003F393D">
          <w:t>effectively</w:t>
        </w:r>
        <w:r w:rsidR="003F393D">
          <w:t xml:space="preserve"> </w:t>
        </w:r>
      </w:ins>
      <w:ins w:id="220" w:author="Yangxin Zhong (MSR Student-Person Consulting)" w:date="2016-05-30T20:54:00Z">
        <w:r w:rsidR="009A476A">
          <w:t>improve the accuracy of rumor detection.</w:t>
        </w:r>
      </w:ins>
    </w:p>
    <w:p w:rsidR="00FC3979" w:rsidRDefault="00412063" w:rsidP="008736CA">
      <w:pPr>
        <w:pStyle w:val="AbtractContent"/>
        <w:rPr>
          <w:ins w:id="221" w:author="Yangxin Zhong (MSR Student-Person Consulting)" w:date="2016-05-30T19:43:00Z"/>
        </w:rPr>
      </w:pPr>
      <w:ins w:id="222" w:author="Yangxin Zhong (MSR Student-Person Consulting)" w:date="2016-05-30T21:12:00Z">
        <w:r>
          <w:t>T</w:t>
        </w:r>
        <w:r>
          <w:t>o rank and find most likely rumor topics</w:t>
        </w:r>
        <w:r>
          <w:t xml:space="preserve">, </w:t>
        </w:r>
      </w:ins>
      <w:ins w:id="223" w:author="Yangxin Zhong (MSR Student-Person Consulting)" w:date="2016-05-30T21:11:00Z">
        <w:r>
          <w:t>t</w:t>
        </w:r>
        <w:r w:rsidR="003F393D">
          <w:t>he</w:t>
        </w:r>
      </w:ins>
      <w:ins w:id="224" w:author="Yangxin Zhong (MSR Student-Person Consulting)" w:date="2016-05-30T20:55:00Z">
        <w:r w:rsidR="00344F84">
          <w:t xml:space="preserve"> system employs Decision Tree and </w:t>
        </w:r>
      </w:ins>
      <w:ins w:id="225" w:author="Yangxin Zhong (MSR Student-Person Consulting)" w:date="2016-05-30T20:57:00Z">
        <w:r w:rsidR="00344F84">
          <w:t>N</w:t>
        </w:r>
      </w:ins>
      <w:ins w:id="226" w:author="Yangxin Zhong (MSR Student-Person Consulting)" w:date="2016-05-30T20:55:00Z">
        <w:r w:rsidR="00344F84">
          <w:t xml:space="preserve">aive </w:t>
        </w:r>
      </w:ins>
      <w:ins w:id="227" w:author="Yangxin Zhong (MSR Student-Person Consulting)" w:date="2016-05-30T20:56:00Z">
        <w:r w:rsidR="00344F84">
          <w:t xml:space="preserve">Bayes </w:t>
        </w:r>
      </w:ins>
      <w:ins w:id="228" w:author="Yangxin Zhong (MSR Student-Person Consulting)" w:date="2016-05-30T20:57:00Z">
        <w:r w:rsidR="00344F84">
          <w:t>as classifiers</w:t>
        </w:r>
      </w:ins>
      <w:ins w:id="229" w:author="Yangxin Zhong (MSR Student-Person Consulting)" w:date="2016-05-30T20:58:00Z">
        <w:r w:rsidR="00D042C0">
          <w:t xml:space="preserve"> a</w:t>
        </w:r>
      </w:ins>
      <w:ins w:id="230" w:author="Yangxin Zhong (MSR Student-Person Consulting)" w:date="2016-05-30T21:12:00Z">
        <w:r w:rsidR="00DC1D9D">
          <w:t>nd a</w:t>
        </w:r>
      </w:ins>
      <w:ins w:id="231" w:author="Yangxin Zhong (MSR Student-Person Consulting)" w:date="2016-05-30T20:58:00Z">
        <w:r w:rsidR="00344F84">
          <w:t xml:space="preserve"> </w:t>
        </w:r>
      </w:ins>
      <w:ins w:id="232" w:author="Yangxin Zhong (MSR Student-Person Consulting)" w:date="2016-05-30T20:59:00Z">
        <w:r w:rsidR="00344F84">
          <w:t xml:space="preserve">multiple </w:t>
        </w:r>
      </w:ins>
      <w:ins w:id="233" w:author="Yangxin Zhong (MSR Student-Person Consulting)" w:date="2016-05-30T21:00:00Z">
        <w:r w:rsidR="00344F84">
          <w:t>classifiers combining technique by voting has been introd</w:t>
        </w:r>
        <w:r w:rsidR="00D042C0">
          <w:t xml:space="preserve">uced. </w:t>
        </w:r>
      </w:ins>
      <w:ins w:id="234" w:author="Yangxin Zhong (MSR Student-Person Consulting)" w:date="2016-05-30T21:13:00Z">
        <w:r w:rsidR="00D042C0">
          <w:t>E</w:t>
        </w:r>
      </w:ins>
      <w:ins w:id="235" w:author="Yangxin Zhong (MSR Student-Person Consulting)" w:date="2016-05-30T21:00:00Z">
        <w:r w:rsidR="001D01AF">
          <w:t>xperiment</w:t>
        </w:r>
        <w:r w:rsidR="002C53C3">
          <w:t>s demonstrate that the combining method</w:t>
        </w:r>
        <w:r w:rsidR="001D01AF">
          <w:t xml:space="preserve"> </w:t>
        </w:r>
        <w:r w:rsidR="00205F32">
          <w:t xml:space="preserve">can </w:t>
        </w:r>
      </w:ins>
      <w:ins w:id="236" w:author="Yangxin Zhong (MSR Student-Person Consulting)" w:date="2016-05-30T21:05:00Z">
        <w:r w:rsidR="00205F32">
          <w:t xml:space="preserve">effectively </w:t>
        </w:r>
      </w:ins>
      <w:ins w:id="237" w:author="Yangxin Zhong (MSR Student-Person Consulting)" w:date="2016-05-30T21:00:00Z">
        <w:r w:rsidR="00205F32">
          <w:t xml:space="preserve">improve </w:t>
        </w:r>
      </w:ins>
      <w:ins w:id="238" w:author="Yangxin Zhong (MSR Student-Person Consulting)" w:date="2016-05-30T21:02:00Z">
        <w:r w:rsidR="00205F32">
          <w:t xml:space="preserve">practicability of the </w:t>
        </w:r>
      </w:ins>
      <w:ins w:id="239" w:author="Yangxin Zhong (MSR Student-Person Consulting)" w:date="2016-05-30T21:07:00Z">
        <w:r w:rsidR="004A08EA">
          <w:t xml:space="preserve">detection </w:t>
        </w:r>
      </w:ins>
      <w:ins w:id="240" w:author="Yangxin Zhong (MSR Student-Person Consulting)" w:date="2016-05-30T21:02:00Z">
        <w:r w:rsidR="00205F32">
          <w:t>system</w:t>
        </w:r>
      </w:ins>
      <w:ins w:id="241" w:author="Yangxin Zhong (MSR Student-Person Consulting)" w:date="2016-05-30T21:06:00Z">
        <w:r w:rsidR="00537A80">
          <w:t>.</w:t>
        </w:r>
      </w:ins>
      <w:del w:id="242" w:author="Yangxin Zhong (MSR Student-Person Consulting)" w:date="2016-05-30T19:45:00Z">
        <w:r w:rsidR="00FC3979" w:rsidDel="00F5617A">
          <w:rPr>
            <w:rFonts w:hint="eastAsia"/>
          </w:rPr>
          <w:delText xml:space="preserve">his </w:delText>
        </w:r>
        <w:r w:rsidR="00FC3979" w:rsidDel="00F5617A">
          <w:delText>thesis</w:delText>
        </w:r>
        <w:r w:rsidR="00FC3979" w:rsidDel="00F5617A">
          <w:rPr>
            <w:rFonts w:hint="eastAsia"/>
          </w:rPr>
          <w:delText xml:space="preserve"> </w:delText>
        </w:r>
        <w:r w:rsidR="006E46E9" w:rsidDel="00F5617A">
          <w:delText>describes</w:delText>
        </w:r>
        <w:r w:rsidR="00FC3979" w:rsidDel="00F5617A">
          <w:delText xml:space="preserve"> a system to capture light field using a hand-held camera. The system </w:delText>
        </w:r>
        <w:r w:rsidR="00E45F4E" w:rsidDel="00F5617A">
          <w:delText xml:space="preserve">automatically tracks the position and orientation of the camera </w:delText>
        </w:r>
        <w:r w:rsidR="00FC3979" w:rsidDel="00F5617A">
          <w:delText xml:space="preserve">while giving users real-time feedback to guide users to achieve good coverage of the scene. At any point of the capturing process, users can view the captured light field. Two capturing methods are implemented in this system: marker based capturing and scene feature based capturing. </w:delText>
        </w:r>
        <w:r w:rsidR="00E45F4E" w:rsidDel="00F5617A">
          <w:delText>And two rendering methods are realized: piece-wise linear method and N nearest neighbors method. D</w:delText>
        </w:r>
        <w:r w:rsidR="00E45F4E" w:rsidDel="00F5617A">
          <w:rPr>
            <w:rFonts w:hint="eastAsia"/>
          </w:rPr>
          <w:delText>i</w:delText>
        </w:r>
        <w:r w:rsidR="00E45F4E" w:rsidDel="00F5617A">
          <w:delText>fferent capturing methods are compared and analyzed in this thesis.</w:delText>
        </w:r>
      </w:del>
    </w:p>
    <w:p w:rsidR="00232CEA" w:rsidRDefault="00232CEA" w:rsidP="008736CA">
      <w:pPr>
        <w:pStyle w:val="AbtractContent"/>
      </w:pPr>
    </w:p>
    <w:p w:rsidR="00E45F4E" w:rsidDel="009B595D" w:rsidRDefault="008736CA" w:rsidP="008736CA">
      <w:pPr>
        <w:pStyle w:val="AbtractContent"/>
        <w:rPr>
          <w:del w:id="243" w:author="Yangxin Zhong (MSR Student-Person Consulting)" w:date="2016-05-30T19:45:00Z"/>
        </w:rPr>
      </w:pPr>
      <w:r w:rsidRPr="008736CA">
        <w:rPr>
          <w:b/>
        </w:rPr>
        <w:t>K</w:t>
      </w:r>
      <w:r w:rsidR="00E45F4E" w:rsidRPr="008736CA">
        <w:rPr>
          <w:b/>
        </w:rPr>
        <w:t>eywords:</w:t>
      </w:r>
      <w:r w:rsidR="00976F02">
        <w:t xml:space="preserve"> </w:t>
      </w:r>
      <w:del w:id="244" w:author="Yangxin Zhong (MSR Student-Person Consulting)" w:date="2016-05-30T19:41:00Z">
        <w:r w:rsidR="00976F02" w:rsidDel="0013074E">
          <w:delText xml:space="preserve">Light </w:delText>
        </w:r>
      </w:del>
      <w:ins w:id="245" w:author="Yangxin Zhong (MSR Student-Person Consulting)" w:date="2016-05-30T19:41:00Z">
        <w:r w:rsidR="0013074E">
          <w:t>Social network</w:t>
        </w:r>
      </w:ins>
      <w:del w:id="246" w:author="Yangxin Zhong (MSR Student-Person Consulting)" w:date="2016-05-30T19:41:00Z">
        <w:r w:rsidR="00976F02" w:rsidDel="0013074E">
          <w:delText>field</w:delText>
        </w:r>
      </w:del>
      <w:r w:rsidR="00976F02">
        <w:t xml:space="preserve">; </w:t>
      </w:r>
      <w:ins w:id="247" w:author="Yangxin Zhong (MSR Student-Person Consulting)" w:date="2016-05-30T19:45:00Z">
        <w:r w:rsidR="00232CEA">
          <w:t>r</w:t>
        </w:r>
      </w:ins>
      <w:ins w:id="248" w:author="Yangxin Zhong (MSR Student-Person Consulting)" w:date="2016-05-30T19:41:00Z">
        <w:r w:rsidR="0013074E">
          <w:t>umor detection</w:t>
        </w:r>
      </w:ins>
      <w:del w:id="249" w:author="Yangxin Zhong (MSR Student-Person Consulting)" w:date="2016-05-30T19:41:00Z">
        <w:r w:rsidR="00976F02" w:rsidDel="0013074E">
          <w:delText>Hand-held camera</w:delText>
        </w:r>
      </w:del>
      <w:r w:rsidR="00976F02">
        <w:t>;</w:t>
      </w:r>
      <w:ins w:id="250" w:author="Yangxin Zhong (MSR Student-Person Consulting)" w:date="2016-05-30T19:41:00Z">
        <w:r w:rsidR="00A917B7">
          <w:t xml:space="preserve"> </w:t>
        </w:r>
      </w:ins>
      <w:ins w:id="251" w:author="Yangxin Zhong (MSR Student-Person Consulting)" w:date="2016-05-30T19:45:00Z">
        <w:r w:rsidR="00232CEA">
          <w:t>c</w:t>
        </w:r>
      </w:ins>
      <w:ins w:id="252" w:author="Yangxin Zhong (MSR Student-Person Consulting)" w:date="2016-05-30T19:41:00Z">
        <w:r w:rsidR="00A917B7">
          <w:t xml:space="preserve">lustering; </w:t>
        </w:r>
      </w:ins>
      <w:ins w:id="253" w:author="Yangxin Zhong (MSR Student-Person Consulting)" w:date="2016-05-30T19:45:00Z">
        <w:r w:rsidR="00232CEA">
          <w:t>f</w:t>
        </w:r>
      </w:ins>
      <w:ins w:id="254" w:author="Yangxin Zhong (MSR Student-Person Consulting)" w:date="2016-05-30T19:41:00Z">
        <w:r w:rsidR="00A917B7">
          <w:t xml:space="preserve">eature selection; </w:t>
        </w:r>
      </w:ins>
      <w:ins w:id="255" w:author="Yangxin Zhong (MSR Student-Person Consulting)" w:date="2016-05-30T19:45:00Z">
        <w:r w:rsidR="00232CEA">
          <w:t>s</w:t>
        </w:r>
      </w:ins>
      <w:ins w:id="256" w:author="Yangxin Zhong (MSR Student-Person Consulting)" w:date="2016-05-30T19:43:00Z">
        <w:r w:rsidR="00A917B7" w:rsidRPr="00A917B7">
          <w:t>upervised</w:t>
        </w:r>
      </w:ins>
      <w:ins w:id="257" w:author="Yangxin Zhong (MSR Student-Person Consulting)" w:date="2016-05-30T19:42:00Z">
        <w:r w:rsidR="00D9652C" w:rsidRPr="00D9652C">
          <w:t xml:space="preserve"> learning</w:t>
        </w:r>
      </w:ins>
      <w:del w:id="258" w:author="Yangxin Zhong (MSR Student-Person Consulting)" w:date="2016-05-30T19:41:00Z">
        <w:r w:rsidR="00976F02" w:rsidDel="0013074E">
          <w:delText xml:space="preserve"> I</w:delText>
        </w:r>
        <w:r w:rsidR="00E45F4E" w:rsidDel="0013074E">
          <w:delText>mage based rendering</w:delText>
        </w:r>
      </w:del>
    </w:p>
    <w:p w:rsidR="00793311" w:rsidRDefault="00793311" w:rsidP="009B595D">
      <w:pPr>
        <w:pStyle w:val="AbtractContent"/>
        <w:sectPr w:rsidR="00793311" w:rsidSect="00793311">
          <w:footerReference w:type="default" r:id="rId8"/>
          <w:pgSz w:w="11906" w:h="16838"/>
          <w:pgMar w:top="2155" w:right="1701" w:bottom="1814" w:left="1701" w:header="851" w:footer="992" w:gutter="113"/>
          <w:pgNumType w:fmt="upperRoman" w:start="1"/>
          <w:cols w:space="425"/>
          <w:docGrid w:type="lines" w:linePitch="312"/>
        </w:sectPr>
        <w:pPrChange w:id="259" w:author="Yangxin Zhong (MSR Student-Person Consulting)" w:date="2016-05-30T19:45:00Z">
          <w:pPr>
            <w:widowControl/>
            <w:spacing w:line="240" w:lineRule="auto"/>
            <w:ind w:firstLine="0"/>
            <w:jc w:val="left"/>
          </w:pPr>
        </w:pPrChange>
      </w:pPr>
    </w:p>
    <w:sdt>
      <w:sdtPr>
        <w:rPr>
          <w:rFonts w:ascii="Times New Roman" w:eastAsia="SimSun" w:hAnsi="Times New Roman" w:cstheme="minorBidi"/>
          <w:color w:val="auto"/>
          <w:kern w:val="2"/>
          <w:sz w:val="24"/>
          <w:szCs w:val="21"/>
          <w:lang w:eastAsia="zh-CN"/>
        </w:rPr>
        <w:id w:val="-1268767687"/>
        <w:docPartObj>
          <w:docPartGallery w:val="Table of Contents"/>
          <w:docPartUnique/>
        </w:docPartObj>
      </w:sdtPr>
      <w:sdtEndPr>
        <w:rPr>
          <w:b/>
          <w:bCs/>
          <w:noProof/>
        </w:rPr>
      </w:sdtEndPr>
      <w:sdtContent>
        <w:p w:rsidR="00DF3902" w:rsidRPr="00DF3902" w:rsidRDefault="00DF3902" w:rsidP="00DF3902">
          <w:pPr>
            <w:pStyle w:val="TOCHeading"/>
            <w:jc w:val="center"/>
            <w:rPr>
              <w:rFonts w:ascii="SimHei" w:eastAsia="SimHei" w:hAnsi="SimHei" w:cs="Arial"/>
              <w:color w:val="auto"/>
            </w:rPr>
          </w:pPr>
          <w:r w:rsidRPr="00DF3902">
            <w:rPr>
              <w:rFonts w:ascii="SimHei" w:eastAsia="SimHei" w:hAnsi="SimHei" w:cs="Arial"/>
              <w:color w:val="auto"/>
              <w:lang w:eastAsia="zh-CN"/>
            </w:rPr>
            <w:t>目录</w:t>
          </w:r>
        </w:p>
        <w:p w:rsidR="00995219" w:rsidRDefault="00DF3902">
          <w:pPr>
            <w:pStyle w:val="TOC1"/>
            <w:tabs>
              <w:tab w:val="left" w:pos="1470"/>
            </w:tabs>
            <w:rPr>
              <w:ins w:id="260" w:author="耿正霖" w:date="2016-05-27T00:25:00Z"/>
              <w:rFonts w:asciiTheme="minorHAnsi" w:eastAsiaTheme="minorEastAsia" w:hAnsiTheme="minorHAnsi"/>
              <w:noProof/>
              <w:sz w:val="21"/>
              <w:szCs w:val="22"/>
            </w:rPr>
          </w:pPr>
          <w:r>
            <w:fldChar w:fldCharType="begin"/>
          </w:r>
          <w:r>
            <w:instrText xml:space="preserve"> TOC \o "1-3" \h \z \u </w:instrText>
          </w:r>
          <w:r>
            <w:fldChar w:fldCharType="separate"/>
          </w:r>
          <w:ins w:id="261" w:author="耿正霖" w:date="2016-05-27T00:25:00Z">
            <w:r w:rsidR="00995219" w:rsidRPr="006A6E0A">
              <w:rPr>
                <w:rStyle w:val="Hyperlink"/>
                <w:noProof/>
              </w:rPr>
              <w:fldChar w:fldCharType="begin"/>
            </w:r>
            <w:r w:rsidR="00995219" w:rsidRPr="006A6E0A">
              <w:rPr>
                <w:rStyle w:val="Hyperlink"/>
                <w:noProof/>
              </w:rPr>
              <w:instrText xml:space="preserve"> </w:instrText>
            </w:r>
            <w:r w:rsidR="00995219">
              <w:rPr>
                <w:noProof/>
              </w:rPr>
              <w:instrText>HYPERLINK \l "_Toc452072034"</w:instrText>
            </w:r>
            <w:r w:rsidR="00995219" w:rsidRPr="006A6E0A">
              <w:rPr>
                <w:rStyle w:val="Hyperlink"/>
                <w:noProof/>
              </w:rPr>
              <w:instrText xml:space="preserve"> </w:instrText>
            </w:r>
            <w:r w:rsidR="00995219" w:rsidRPr="006A6E0A">
              <w:rPr>
                <w:rStyle w:val="Hyperlink"/>
                <w:noProof/>
              </w:rPr>
              <w:fldChar w:fldCharType="separate"/>
            </w:r>
            <w:r w:rsidR="00995219" w:rsidRPr="006A6E0A">
              <w:rPr>
                <w:rStyle w:val="Hyperlink"/>
                <w:noProof/>
              </w:rPr>
              <w:t>第</w:t>
            </w:r>
            <w:r w:rsidR="00995219" w:rsidRPr="006A6E0A">
              <w:rPr>
                <w:rStyle w:val="Hyperlink"/>
                <w:noProof/>
              </w:rPr>
              <w:t>1</w:t>
            </w:r>
            <w:r w:rsidR="00995219" w:rsidRPr="006A6E0A">
              <w:rPr>
                <w:rStyle w:val="Hyperlink"/>
                <w:noProof/>
              </w:rPr>
              <w:t>章</w:t>
            </w:r>
            <w:r w:rsidR="00995219">
              <w:rPr>
                <w:rFonts w:asciiTheme="minorHAnsi" w:eastAsiaTheme="minorEastAsia" w:hAnsiTheme="minorHAnsi"/>
                <w:noProof/>
                <w:sz w:val="21"/>
                <w:szCs w:val="22"/>
              </w:rPr>
              <w:tab/>
            </w:r>
            <w:r w:rsidR="00995219" w:rsidRPr="006A6E0A">
              <w:rPr>
                <w:rStyle w:val="Hyperlink"/>
                <w:noProof/>
              </w:rPr>
              <w:t>引言</w:t>
            </w:r>
            <w:bookmarkStart w:id="262" w:name="_GoBack"/>
            <w:bookmarkEnd w:id="262"/>
            <w:r w:rsidR="00995219">
              <w:rPr>
                <w:noProof/>
                <w:webHidden/>
              </w:rPr>
              <w:tab/>
            </w:r>
            <w:r w:rsidR="00995219">
              <w:rPr>
                <w:noProof/>
                <w:webHidden/>
              </w:rPr>
              <w:fldChar w:fldCharType="begin"/>
            </w:r>
            <w:r w:rsidR="00995219">
              <w:rPr>
                <w:noProof/>
                <w:webHidden/>
              </w:rPr>
              <w:instrText xml:space="preserve"> PAGEREF _Toc452072034 \h </w:instrText>
            </w:r>
          </w:ins>
          <w:r w:rsidR="00995219">
            <w:rPr>
              <w:noProof/>
              <w:webHidden/>
            </w:rPr>
          </w:r>
          <w:r w:rsidR="00995219">
            <w:rPr>
              <w:noProof/>
              <w:webHidden/>
            </w:rPr>
            <w:fldChar w:fldCharType="separate"/>
          </w:r>
          <w:ins w:id="263" w:author="耿正霖" w:date="2016-05-27T00:25:00Z">
            <w:r w:rsidR="00995219">
              <w:rPr>
                <w:noProof/>
                <w:webHidden/>
              </w:rPr>
              <w:t>1</w:t>
            </w:r>
            <w:r w:rsidR="00995219">
              <w:rPr>
                <w:noProof/>
                <w:webHidden/>
              </w:rPr>
              <w:fldChar w:fldCharType="end"/>
            </w:r>
            <w:r w:rsidR="00995219" w:rsidRPr="006A6E0A">
              <w:rPr>
                <w:rStyle w:val="Hyperlink"/>
                <w:noProof/>
              </w:rPr>
              <w:fldChar w:fldCharType="end"/>
            </w:r>
          </w:ins>
        </w:p>
        <w:p w:rsidR="00995219" w:rsidRDefault="00995219">
          <w:pPr>
            <w:pStyle w:val="TOC2"/>
            <w:tabs>
              <w:tab w:val="left" w:pos="1470"/>
              <w:tab w:val="right" w:leader="dot" w:pos="8381"/>
            </w:tabs>
            <w:ind w:left="480"/>
            <w:rPr>
              <w:ins w:id="264" w:author="耿正霖" w:date="2016-05-27T00:25:00Z"/>
              <w:rFonts w:asciiTheme="minorHAnsi" w:eastAsiaTheme="minorEastAsia" w:hAnsiTheme="minorHAnsi"/>
              <w:noProof/>
              <w:sz w:val="21"/>
              <w:szCs w:val="22"/>
            </w:rPr>
          </w:pPr>
          <w:ins w:id="265"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"_Toc452072035"</w:instrText>
            </w:r>
            <w:r w:rsidRPr="006A6E0A">
              <w:rPr>
                <w:rStyle w:val="Hyperlink"/>
                <w:noProof/>
              </w:rPr>
              <w:instrText xml:space="preserve"> </w:instrText>
            </w:r>
            <w:r w:rsidRPr="006A6E0A">
              <w:rPr>
                <w:rStyle w:val="Hyperlink"/>
                <w:noProof/>
              </w:rPr>
              <w:fldChar w:fldCharType="separate"/>
            </w:r>
            <w:r w:rsidRPr="006A6E0A">
              <w:rPr>
                <w:rStyle w:val="Hyperlink"/>
                <w:noProof/>
              </w:rPr>
              <w:t>1.1</w:t>
            </w:r>
            <w:r>
              <w:rPr>
                <w:rFonts w:asciiTheme="minorHAnsi" w:eastAsiaTheme="minorEastAsia" w:hAnsiTheme="minorHAnsi"/>
                <w:noProof/>
                <w:sz w:val="21"/>
                <w:szCs w:val="22"/>
              </w:rPr>
              <w:tab/>
            </w:r>
            <w:r w:rsidRPr="006A6E0A">
              <w:rPr>
                <w:rStyle w:val="Hyperlink"/>
                <w:noProof/>
              </w:rPr>
              <w:t>问题提出</w:t>
            </w:r>
            <w:r>
              <w:rPr>
                <w:noProof/>
                <w:webHidden/>
              </w:rPr>
              <w:tab/>
            </w:r>
            <w:r>
              <w:rPr>
                <w:noProof/>
                <w:webHidden/>
              </w:rPr>
              <w:fldChar w:fldCharType="begin"/>
            </w:r>
            <w:r>
              <w:rPr>
                <w:noProof/>
                <w:webHidden/>
              </w:rPr>
              <w:instrText xml:space="preserve"> PAGEREF _Toc452072035 \h </w:instrText>
            </w:r>
          </w:ins>
          <w:r>
            <w:rPr>
              <w:noProof/>
              <w:webHidden/>
            </w:rPr>
          </w:r>
          <w:r>
            <w:rPr>
              <w:noProof/>
              <w:webHidden/>
            </w:rPr>
            <w:fldChar w:fldCharType="separate"/>
          </w:r>
          <w:ins w:id="266" w:author="耿正霖" w:date="2016-05-27T00:25:00Z">
            <w:r>
              <w:rPr>
                <w:noProof/>
                <w:webHidden/>
              </w:rPr>
              <w:t>1</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267" w:author="耿正霖" w:date="2016-05-27T00:25:00Z"/>
              <w:rFonts w:asciiTheme="minorHAnsi" w:eastAsiaTheme="minorEastAsia" w:hAnsiTheme="minorHAnsi"/>
              <w:noProof/>
              <w:sz w:val="21"/>
              <w:szCs w:val="22"/>
            </w:rPr>
          </w:pPr>
          <w:ins w:id="268"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"_Toc452072036"</w:instrText>
            </w:r>
            <w:r w:rsidRPr="006A6E0A">
              <w:rPr>
                <w:rStyle w:val="Hyperlink"/>
                <w:noProof/>
              </w:rPr>
              <w:instrText xml:space="preserve"> </w:instrText>
            </w:r>
            <w:r w:rsidRPr="006A6E0A">
              <w:rPr>
                <w:rStyle w:val="Hyperlink"/>
                <w:noProof/>
              </w:rPr>
              <w:fldChar w:fldCharType="separate"/>
            </w:r>
            <w:r w:rsidRPr="006A6E0A">
              <w:rPr>
                <w:rStyle w:val="Hyperlink"/>
                <w:noProof/>
              </w:rPr>
              <w:t>1.2</w:t>
            </w:r>
            <w:r>
              <w:rPr>
                <w:rFonts w:asciiTheme="minorHAnsi" w:eastAsiaTheme="minorEastAsia" w:hAnsiTheme="minorHAnsi"/>
                <w:noProof/>
                <w:sz w:val="21"/>
                <w:szCs w:val="22"/>
              </w:rPr>
              <w:tab/>
            </w:r>
            <w:r w:rsidRPr="006A6E0A">
              <w:rPr>
                <w:rStyle w:val="Hyperlink"/>
                <w:noProof/>
              </w:rPr>
              <w:t>光场简介</w:t>
            </w:r>
            <w:r>
              <w:rPr>
                <w:noProof/>
                <w:webHidden/>
              </w:rPr>
              <w:tab/>
            </w:r>
            <w:r>
              <w:rPr>
                <w:noProof/>
                <w:webHidden/>
              </w:rPr>
              <w:fldChar w:fldCharType="begin"/>
            </w:r>
            <w:r>
              <w:rPr>
                <w:noProof/>
                <w:webHidden/>
              </w:rPr>
              <w:instrText xml:space="preserve"> PAGEREF _Toc452072036 \h </w:instrText>
            </w:r>
          </w:ins>
          <w:r>
            <w:rPr>
              <w:noProof/>
              <w:webHidden/>
            </w:rPr>
          </w:r>
          <w:r>
            <w:rPr>
              <w:noProof/>
              <w:webHidden/>
            </w:rPr>
            <w:fldChar w:fldCharType="separate"/>
          </w:r>
          <w:ins w:id="269" w:author="耿正霖" w:date="2016-05-27T00:25:00Z">
            <w:r>
              <w:rPr>
                <w:noProof/>
                <w:webHidden/>
              </w:rPr>
              <w:t>1</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270" w:author="耿正霖" w:date="2016-05-27T00:25:00Z"/>
              <w:rFonts w:asciiTheme="minorHAnsi" w:eastAsiaTheme="minorEastAsia" w:hAnsiTheme="minorHAnsi"/>
              <w:noProof/>
              <w:sz w:val="21"/>
              <w:szCs w:val="22"/>
            </w:rPr>
          </w:pPr>
          <w:ins w:id="271"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"_Toc452072037"</w:instrText>
            </w:r>
            <w:r w:rsidRPr="006A6E0A">
              <w:rPr>
                <w:rStyle w:val="Hyperlink"/>
                <w:noProof/>
              </w:rPr>
              <w:instrText xml:space="preserve"> </w:instrText>
            </w:r>
            <w:r w:rsidRPr="006A6E0A">
              <w:rPr>
                <w:rStyle w:val="Hyperlink"/>
                <w:noProof/>
              </w:rPr>
              <w:fldChar w:fldCharType="separate"/>
            </w:r>
            <w:r w:rsidRPr="006A6E0A">
              <w:rPr>
                <w:rStyle w:val="Hyperlink"/>
                <w:noProof/>
              </w:rPr>
              <w:t>1.3</w:t>
            </w:r>
            <w:r>
              <w:rPr>
                <w:rFonts w:asciiTheme="minorHAnsi" w:eastAsiaTheme="minorEastAsia" w:hAnsiTheme="minorHAnsi"/>
                <w:noProof/>
                <w:sz w:val="21"/>
                <w:szCs w:val="22"/>
              </w:rPr>
              <w:tab/>
            </w:r>
            <w:r w:rsidRPr="006A6E0A">
              <w:rPr>
                <w:rStyle w:val="Hyperlink"/>
                <w:noProof/>
              </w:rPr>
              <w:t>已有研究概述</w:t>
            </w:r>
            <w:r>
              <w:rPr>
                <w:noProof/>
                <w:webHidden/>
              </w:rPr>
              <w:tab/>
            </w:r>
            <w:r>
              <w:rPr>
                <w:noProof/>
                <w:webHidden/>
              </w:rPr>
              <w:fldChar w:fldCharType="begin"/>
            </w:r>
            <w:r>
              <w:rPr>
                <w:noProof/>
                <w:webHidden/>
              </w:rPr>
              <w:instrText xml:space="preserve"> PAGEREF _Toc452072037 \h </w:instrText>
            </w:r>
          </w:ins>
          <w:r>
            <w:rPr>
              <w:noProof/>
              <w:webHidden/>
            </w:rPr>
          </w:r>
          <w:r>
            <w:rPr>
              <w:noProof/>
              <w:webHidden/>
            </w:rPr>
            <w:fldChar w:fldCharType="separate"/>
          </w:r>
          <w:ins w:id="272" w:author="耿正霖" w:date="2016-05-27T00:25:00Z">
            <w:r>
              <w:rPr>
                <w:noProof/>
                <w:webHidden/>
              </w:rPr>
              <w:t>2</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273" w:author="耿正霖" w:date="2016-05-27T00:25:00Z"/>
              <w:rFonts w:asciiTheme="minorHAnsi" w:eastAsiaTheme="minorEastAsia" w:hAnsiTheme="minorHAnsi"/>
              <w:noProof/>
              <w:sz w:val="21"/>
              <w:szCs w:val="22"/>
            </w:rPr>
          </w:pPr>
          <w:ins w:id="274"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"_Toc452072038"</w:instrText>
            </w:r>
            <w:r w:rsidRPr="006A6E0A">
              <w:rPr>
                <w:rStyle w:val="Hyperlink"/>
                <w:noProof/>
              </w:rPr>
              <w:instrText xml:space="preserve"> </w:instrText>
            </w:r>
            <w:r w:rsidRPr="006A6E0A">
              <w:rPr>
                <w:rStyle w:val="Hyperlink"/>
                <w:noProof/>
              </w:rPr>
              <w:fldChar w:fldCharType="separate"/>
            </w:r>
            <w:r w:rsidRPr="006A6E0A">
              <w:rPr>
                <w:rStyle w:val="Hyperlink"/>
                <w:noProof/>
              </w:rPr>
              <w:t>1.4</w:t>
            </w:r>
            <w:r>
              <w:rPr>
                <w:rFonts w:asciiTheme="minorHAnsi" w:eastAsiaTheme="minorEastAsia" w:hAnsiTheme="minorHAnsi"/>
                <w:noProof/>
                <w:sz w:val="21"/>
                <w:szCs w:val="22"/>
              </w:rPr>
              <w:tab/>
            </w:r>
            <w:r w:rsidRPr="006A6E0A">
              <w:rPr>
                <w:rStyle w:val="Hyperlink"/>
                <w:noProof/>
              </w:rPr>
              <w:t>论文组织结构</w:t>
            </w:r>
            <w:r>
              <w:rPr>
                <w:noProof/>
                <w:webHidden/>
              </w:rPr>
              <w:tab/>
            </w:r>
            <w:r>
              <w:rPr>
                <w:noProof/>
                <w:webHidden/>
              </w:rPr>
              <w:fldChar w:fldCharType="begin"/>
            </w:r>
            <w:r>
              <w:rPr>
                <w:noProof/>
                <w:webHidden/>
              </w:rPr>
              <w:instrText xml:space="preserve"> PAGEREF _Toc452072038 \h </w:instrText>
            </w:r>
          </w:ins>
          <w:r>
            <w:rPr>
              <w:noProof/>
              <w:webHidden/>
            </w:rPr>
          </w:r>
          <w:r>
            <w:rPr>
              <w:noProof/>
              <w:webHidden/>
            </w:rPr>
            <w:fldChar w:fldCharType="separate"/>
          </w:r>
          <w:ins w:id="275" w:author="耿正霖" w:date="2016-05-27T00:25:00Z">
            <w:r>
              <w:rPr>
                <w:noProof/>
                <w:webHidden/>
              </w:rPr>
              <w:t>3</w:t>
            </w:r>
            <w:r>
              <w:rPr>
                <w:noProof/>
                <w:webHidden/>
              </w:rPr>
              <w:fldChar w:fldCharType="end"/>
            </w:r>
            <w:r w:rsidRPr="006A6E0A">
              <w:rPr>
                <w:rStyle w:val="Hyperlink"/>
                <w:noProof/>
              </w:rPr>
              <w:fldChar w:fldCharType="end"/>
            </w:r>
          </w:ins>
        </w:p>
        <w:p w:rsidR="00995219" w:rsidRDefault="00995219">
          <w:pPr>
            <w:pStyle w:val="TOC1"/>
            <w:tabs>
              <w:tab w:val="left" w:pos="1470"/>
            </w:tabs>
            <w:rPr>
              <w:ins w:id="276" w:author="耿正霖" w:date="2016-05-27T00:25:00Z"/>
              <w:rFonts w:asciiTheme="minorHAnsi" w:eastAsiaTheme="minorEastAsia" w:hAnsiTheme="minorHAnsi"/>
              <w:noProof/>
              <w:sz w:val="21"/>
              <w:szCs w:val="22"/>
            </w:rPr>
          </w:pPr>
          <w:ins w:id="277"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"_Toc452072039"</w:instrText>
            </w:r>
            <w:r w:rsidRPr="006A6E0A">
              <w:rPr>
                <w:rStyle w:val="Hyperlink"/>
                <w:noProof/>
              </w:rPr>
              <w:instrText xml:space="preserve"> </w:instrText>
            </w:r>
            <w:r w:rsidRPr="006A6E0A">
              <w:rPr>
                <w:rStyle w:val="Hyperlink"/>
                <w:noProof/>
              </w:rPr>
              <w:fldChar w:fldCharType="separate"/>
            </w:r>
            <w:r w:rsidRPr="006A6E0A">
              <w:rPr>
                <w:rStyle w:val="Hyperlink"/>
                <w:noProof/>
              </w:rPr>
              <w:t>第</w:t>
            </w:r>
            <w:r w:rsidRPr="006A6E0A">
              <w:rPr>
                <w:rStyle w:val="Hyperlink"/>
                <w:noProof/>
              </w:rPr>
              <w:t>2</w:t>
            </w:r>
            <w:r w:rsidRPr="006A6E0A">
              <w:rPr>
                <w:rStyle w:val="Hyperlink"/>
                <w:noProof/>
              </w:rPr>
              <w:t>章</w:t>
            </w:r>
            <w:r>
              <w:rPr>
                <w:rFonts w:asciiTheme="minorHAnsi" w:eastAsiaTheme="minorEastAsia" w:hAnsiTheme="minorHAnsi"/>
                <w:noProof/>
                <w:sz w:val="21"/>
                <w:szCs w:val="22"/>
              </w:rPr>
              <w:tab/>
            </w:r>
            <w:r w:rsidRPr="006A6E0A">
              <w:rPr>
                <w:rStyle w:val="Hyperlink"/>
                <w:noProof/>
              </w:rPr>
              <w:t>基于手持相机的光场采集系统</w:t>
            </w:r>
            <w:r>
              <w:rPr>
                <w:noProof/>
                <w:webHidden/>
              </w:rPr>
              <w:tab/>
            </w:r>
            <w:r>
              <w:rPr>
                <w:noProof/>
                <w:webHidden/>
              </w:rPr>
              <w:fldChar w:fldCharType="begin"/>
            </w:r>
            <w:r>
              <w:rPr>
                <w:noProof/>
                <w:webHidden/>
              </w:rPr>
              <w:instrText xml:space="preserve"> PAGEREF _Toc452072039 \h </w:instrText>
            </w:r>
          </w:ins>
          <w:r>
            <w:rPr>
              <w:noProof/>
              <w:webHidden/>
            </w:rPr>
          </w:r>
          <w:r>
            <w:rPr>
              <w:noProof/>
              <w:webHidden/>
            </w:rPr>
            <w:fldChar w:fldCharType="separate"/>
          </w:r>
          <w:ins w:id="278" w:author="耿正霖" w:date="2016-05-27T00:25:00Z">
            <w:r>
              <w:rPr>
                <w:noProof/>
                <w:webHidden/>
              </w:rPr>
              <w:t>4</w:t>
            </w:r>
            <w:r>
              <w:rPr>
                <w:noProof/>
                <w:webHidden/>
              </w:rPr>
              <w:fldChar w:fldCharType="end"/>
            </w:r>
            <w:r w:rsidRPr="006A6E0A">
              <w:rPr>
                <w:rStyle w:val="Hyperlink"/>
                <w:noProof/>
              </w:rPr>
              <w:fldChar w:fldCharType="end"/>
            </w:r>
          </w:ins>
        </w:p>
        <w:p w:rsidR="00995219" w:rsidRDefault="00995219">
          <w:pPr>
            <w:pStyle w:val="TOC2"/>
            <w:tabs>
              <w:tab w:val="right" w:leader="dot" w:pos="8381"/>
            </w:tabs>
            <w:ind w:left="480"/>
            <w:rPr>
              <w:ins w:id="279" w:author="耿正霖" w:date="2016-05-27T00:25:00Z"/>
              <w:rFonts w:asciiTheme="minorHAnsi" w:eastAsiaTheme="minorEastAsia" w:hAnsiTheme="minorHAnsi"/>
              <w:noProof/>
              <w:sz w:val="21"/>
              <w:szCs w:val="22"/>
            </w:rPr>
          </w:pPr>
          <w:ins w:id="280"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"_Toc452072042"</w:instrText>
            </w:r>
            <w:r w:rsidRPr="006A6E0A">
              <w:rPr>
                <w:rStyle w:val="Hyperlink"/>
                <w:noProof/>
              </w:rPr>
              <w:instrText xml:space="preserve"> </w:instrText>
            </w:r>
            <w:r w:rsidRPr="006A6E0A">
              <w:rPr>
                <w:rStyle w:val="Hyperlink"/>
                <w:noProof/>
              </w:rPr>
              <w:fldChar w:fldCharType="separate"/>
            </w:r>
            <w:r w:rsidRPr="006A6E0A">
              <w:rPr>
                <w:rStyle w:val="Hyperlink"/>
                <w:noProof/>
                <w:kern w:val="44"/>
              </w:rPr>
              <w:t>2.1</w:t>
            </w:r>
          </w:ins>
          <w:ins w:id="281" w:author="耿正霖" w:date="2016-05-27T00:26:00Z">
            <w:r>
              <w:rPr>
                <w:rStyle w:val="Hyperlink"/>
                <w:noProof/>
                <w:kern w:val="44"/>
              </w:rPr>
              <w:t xml:space="preserve">  </w:t>
            </w:r>
            <w:r w:rsidRPr="00995219">
              <w:rPr>
                <w:rStyle w:val="Hyperlink"/>
                <w:noProof/>
                <w:kern w:val="44"/>
              </w:rPr>
              <w:t>系统目标</w:t>
            </w:r>
          </w:ins>
          <w:ins w:id="282" w:author="耿正霖" w:date="2016-05-27T00:25:00Z">
            <w:r>
              <w:rPr>
                <w:noProof/>
                <w:webHidden/>
              </w:rPr>
              <w:tab/>
            </w:r>
            <w:r>
              <w:rPr>
                <w:noProof/>
                <w:webHidden/>
              </w:rPr>
              <w:fldChar w:fldCharType="begin"/>
            </w:r>
            <w:r>
              <w:rPr>
                <w:noProof/>
                <w:webHidden/>
              </w:rPr>
              <w:instrText xml:space="preserve"> PAGEREF _Toc452072042 \h </w:instrText>
            </w:r>
          </w:ins>
          <w:r>
            <w:rPr>
              <w:noProof/>
              <w:webHidden/>
            </w:rPr>
          </w:r>
          <w:r>
            <w:rPr>
              <w:noProof/>
              <w:webHidden/>
            </w:rPr>
            <w:fldChar w:fldCharType="separate"/>
          </w:r>
          <w:ins w:id="283" w:author="耿正霖" w:date="2016-05-27T00:25:00Z">
            <w:r>
              <w:rPr>
                <w:noProof/>
                <w:webHidden/>
              </w:rPr>
              <w:t>4</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284" w:author="耿正霖" w:date="2016-05-27T00:25:00Z"/>
              <w:rFonts w:asciiTheme="minorHAnsi" w:eastAsiaTheme="minorEastAsia" w:hAnsiTheme="minorHAnsi"/>
              <w:noProof/>
              <w:sz w:val="21"/>
              <w:szCs w:val="22"/>
            </w:rPr>
          </w:pPr>
          <w:ins w:id="285"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"_Toc452072044"</w:instrText>
            </w:r>
            <w:r w:rsidRPr="006A6E0A">
              <w:rPr>
                <w:rStyle w:val="Hyperlink"/>
                <w:noProof/>
              </w:rPr>
              <w:instrText xml:space="preserve"> </w:instrText>
            </w:r>
            <w:r w:rsidRPr="006A6E0A">
              <w:rPr>
                <w:rStyle w:val="Hyperlink"/>
                <w:noProof/>
              </w:rPr>
              <w:fldChar w:fldCharType="separate"/>
            </w:r>
            <w:r w:rsidRPr="006A6E0A">
              <w:rPr>
                <w:rStyle w:val="Hyperlink"/>
                <w:noProof/>
              </w:rPr>
              <w:t>2.2</w:t>
            </w:r>
            <w:r>
              <w:rPr>
                <w:rFonts w:asciiTheme="minorHAnsi" w:eastAsiaTheme="minorEastAsia" w:hAnsiTheme="minorHAnsi"/>
                <w:noProof/>
                <w:sz w:val="21"/>
                <w:szCs w:val="22"/>
              </w:rPr>
              <w:tab/>
            </w:r>
            <w:r w:rsidRPr="006A6E0A">
              <w:rPr>
                <w:rStyle w:val="Hyperlink"/>
                <w:noProof/>
              </w:rPr>
              <w:t>光场采集</w:t>
            </w:r>
            <w:r>
              <w:rPr>
                <w:noProof/>
                <w:webHidden/>
              </w:rPr>
              <w:tab/>
            </w:r>
            <w:r>
              <w:rPr>
                <w:noProof/>
                <w:webHidden/>
              </w:rPr>
              <w:fldChar w:fldCharType="begin"/>
            </w:r>
            <w:r>
              <w:rPr>
                <w:noProof/>
                <w:webHidden/>
              </w:rPr>
              <w:instrText xml:space="preserve"> PAGEREF _Toc452072044 \h </w:instrText>
            </w:r>
          </w:ins>
          <w:r>
            <w:rPr>
              <w:noProof/>
              <w:webHidden/>
            </w:rPr>
          </w:r>
          <w:r>
            <w:rPr>
              <w:noProof/>
              <w:webHidden/>
            </w:rPr>
            <w:fldChar w:fldCharType="separate"/>
          </w:r>
          <w:ins w:id="286" w:author="耿正霖" w:date="2016-05-27T00:25:00Z">
            <w:r>
              <w:rPr>
                <w:noProof/>
                <w:webHidden/>
              </w:rPr>
              <w:t>4</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287" w:author="耿正霖" w:date="2016-05-27T00:25:00Z"/>
              <w:rFonts w:asciiTheme="minorHAnsi" w:eastAsiaTheme="minorEastAsia" w:hAnsiTheme="minorHAnsi"/>
              <w:noProof/>
              <w:sz w:val="21"/>
              <w:szCs w:val="22"/>
            </w:rPr>
          </w:pPr>
          <w:ins w:id="288"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"_Toc452072045"</w:instrText>
            </w:r>
            <w:r w:rsidRPr="006A6E0A">
              <w:rPr>
                <w:rStyle w:val="Hyperlink"/>
                <w:noProof/>
              </w:rPr>
              <w:instrText xml:space="preserve"> </w:instrText>
            </w:r>
            <w:r w:rsidRPr="006A6E0A">
              <w:rPr>
                <w:rStyle w:val="Hyperlink"/>
                <w:noProof/>
              </w:rPr>
              <w:fldChar w:fldCharType="separate"/>
            </w:r>
            <w:r w:rsidRPr="006A6E0A">
              <w:rPr>
                <w:rStyle w:val="Hyperlink"/>
                <w:noProof/>
              </w:rPr>
              <w:t>2.3</w:t>
            </w:r>
            <w:r>
              <w:rPr>
                <w:rFonts w:asciiTheme="minorHAnsi" w:eastAsiaTheme="minorEastAsia" w:hAnsiTheme="minorHAnsi"/>
                <w:noProof/>
                <w:sz w:val="21"/>
                <w:szCs w:val="22"/>
              </w:rPr>
              <w:tab/>
            </w:r>
            <w:r w:rsidRPr="006A6E0A">
              <w:rPr>
                <w:rStyle w:val="Hyperlink"/>
                <w:noProof/>
              </w:rPr>
              <w:t>光场渲染</w:t>
            </w:r>
            <w:r>
              <w:rPr>
                <w:noProof/>
                <w:webHidden/>
              </w:rPr>
              <w:tab/>
            </w:r>
            <w:r>
              <w:rPr>
                <w:noProof/>
                <w:webHidden/>
              </w:rPr>
              <w:fldChar w:fldCharType="begin"/>
            </w:r>
            <w:r>
              <w:rPr>
                <w:noProof/>
                <w:webHidden/>
              </w:rPr>
              <w:instrText xml:space="preserve"> PAGEREF _Toc452072045 \h </w:instrText>
            </w:r>
          </w:ins>
          <w:r>
            <w:rPr>
              <w:noProof/>
              <w:webHidden/>
            </w:rPr>
          </w:r>
          <w:r>
            <w:rPr>
              <w:noProof/>
              <w:webHidden/>
            </w:rPr>
            <w:fldChar w:fldCharType="separate"/>
          </w:r>
          <w:ins w:id="289" w:author="耿正霖" w:date="2016-05-27T00:25:00Z">
            <w:r>
              <w:rPr>
                <w:noProof/>
                <w:webHidden/>
              </w:rPr>
              <w:t>4</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290" w:author="耿正霖" w:date="2016-05-27T00:25:00Z"/>
              <w:rFonts w:asciiTheme="minorHAnsi" w:eastAsiaTheme="minorEastAsia" w:hAnsiTheme="minorHAnsi"/>
              <w:noProof/>
              <w:sz w:val="21"/>
              <w:szCs w:val="22"/>
            </w:rPr>
          </w:pPr>
          <w:ins w:id="291"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"_Toc452072046"</w:instrText>
            </w:r>
            <w:r w:rsidRPr="006A6E0A">
              <w:rPr>
                <w:rStyle w:val="Hyperlink"/>
                <w:noProof/>
              </w:rPr>
              <w:instrText xml:space="preserve"> </w:instrText>
            </w:r>
            <w:r w:rsidRPr="006A6E0A">
              <w:rPr>
                <w:rStyle w:val="Hyperlink"/>
                <w:noProof/>
              </w:rPr>
              <w:fldChar w:fldCharType="separate"/>
            </w:r>
            <w:r w:rsidRPr="006A6E0A">
              <w:rPr>
                <w:rStyle w:val="Hyperlink"/>
                <w:noProof/>
              </w:rPr>
              <w:t>2.4</w:t>
            </w:r>
            <w:r>
              <w:rPr>
                <w:rFonts w:asciiTheme="minorHAnsi" w:eastAsiaTheme="minorEastAsia" w:hAnsiTheme="minorHAnsi"/>
                <w:noProof/>
                <w:sz w:val="21"/>
                <w:szCs w:val="22"/>
              </w:rPr>
              <w:tab/>
            </w:r>
            <w:r w:rsidRPr="006A6E0A">
              <w:rPr>
                <w:rStyle w:val="Hyperlink"/>
                <w:noProof/>
              </w:rPr>
              <w:t>实现细节</w:t>
            </w:r>
            <w:r>
              <w:rPr>
                <w:noProof/>
                <w:webHidden/>
              </w:rPr>
              <w:tab/>
            </w:r>
            <w:r>
              <w:rPr>
                <w:noProof/>
                <w:webHidden/>
              </w:rPr>
              <w:fldChar w:fldCharType="begin"/>
            </w:r>
            <w:r>
              <w:rPr>
                <w:noProof/>
                <w:webHidden/>
              </w:rPr>
              <w:instrText xml:space="preserve"> PAGEREF _Toc452072046 \h </w:instrText>
            </w:r>
          </w:ins>
          <w:r>
            <w:rPr>
              <w:noProof/>
              <w:webHidden/>
            </w:rPr>
          </w:r>
          <w:r>
            <w:rPr>
              <w:noProof/>
              <w:webHidden/>
            </w:rPr>
            <w:fldChar w:fldCharType="separate"/>
          </w:r>
          <w:ins w:id="292" w:author="耿正霖" w:date="2016-05-27T00:25:00Z">
            <w:r>
              <w:rPr>
                <w:noProof/>
                <w:webHidden/>
              </w:rPr>
              <w:t>4</w:t>
            </w:r>
            <w:r>
              <w:rPr>
                <w:noProof/>
                <w:webHidden/>
              </w:rPr>
              <w:fldChar w:fldCharType="end"/>
            </w:r>
            <w:r w:rsidRPr="006A6E0A">
              <w:rPr>
                <w:rStyle w:val="Hyperlink"/>
                <w:noProof/>
              </w:rPr>
              <w:fldChar w:fldCharType="end"/>
            </w:r>
          </w:ins>
        </w:p>
        <w:p w:rsidR="00995219" w:rsidRDefault="00995219">
          <w:pPr>
            <w:pStyle w:val="TOC1"/>
            <w:tabs>
              <w:tab w:val="left" w:pos="1470"/>
            </w:tabs>
            <w:rPr>
              <w:ins w:id="293" w:author="耿正霖" w:date="2016-05-27T00:25:00Z"/>
              <w:rFonts w:asciiTheme="minorHAnsi" w:eastAsiaTheme="minorEastAsia" w:hAnsiTheme="minorHAnsi"/>
              <w:noProof/>
              <w:sz w:val="21"/>
              <w:szCs w:val="22"/>
            </w:rPr>
          </w:pPr>
          <w:ins w:id="294"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"_Toc452072047"</w:instrText>
            </w:r>
            <w:r w:rsidRPr="006A6E0A">
              <w:rPr>
                <w:rStyle w:val="Hyperlink"/>
                <w:noProof/>
              </w:rPr>
              <w:instrText xml:space="preserve"> </w:instrText>
            </w:r>
            <w:r w:rsidRPr="006A6E0A">
              <w:rPr>
                <w:rStyle w:val="Hyperlink"/>
                <w:noProof/>
              </w:rPr>
              <w:fldChar w:fldCharType="separate"/>
            </w:r>
            <w:r w:rsidRPr="006A6E0A">
              <w:rPr>
                <w:rStyle w:val="Hyperlink"/>
                <w:noProof/>
              </w:rPr>
              <w:t>第</w:t>
            </w:r>
            <w:r w:rsidRPr="006A6E0A">
              <w:rPr>
                <w:rStyle w:val="Hyperlink"/>
                <w:noProof/>
              </w:rPr>
              <w:t>3</w:t>
            </w:r>
            <w:r w:rsidRPr="006A6E0A">
              <w:rPr>
                <w:rStyle w:val="Hyperlink"/>
                <w:noProof/>
              </w:rPr>
              <w:t>章</w:t>
            </w:r>
            <w:r>
              <w:rPr>
                <w:rFonts w:asciiTheme="minorHAnsi" w:eastAsiaTheme="minorEastAsia" w:hAnsiTheme="minorHAnsi"/>
                <w:noProof/>
                <w:sz w:val="21"/>
                <w:szCs w:val="22"/>
              </w:rPr>
              <w:tab/>
            </w:r>
            <w:r w:rsidRPr="006A6E0A">
              <w:rPr>
                <w:rStyle w:val="Hyperlink"/>
                <w:noProof/>
              </w:rPr>
              <w:t>光场采集</w:t>
            </w:r>
            <w:r>
              <w:rPr>
                <w:noProof/>
                <w:webHidden/>
              </w:rPr>
              <w:tab/>
            </w:r>
            <w:r>
              <w:rPr>
                <w:noProof/>
                <w:webHidden/>
              </w:rPr>
              <w:fldChar w:fldCharType="begin"/>
            </w:r>
            <w:r>
              <w:rPr>
                <w:noProof/>
                <w:webHidden/>
              </w:rPr>
              <w:instrText xml:space="preserve"> PAGEREF _Toc452072047 \h </w:instrText>
            </w:r>
          </w:ins>
          <w:r>
            <w:rPr>
              <w:noProof/>
              <w:webHidden/>
            </w:rPr>
          </w:r>
          <w:r>
            <w:rPr>
              <w:noProof/>
              <w:webHidden/>
            </w:rPr>
            <w:fldChar w:fldCharType="separate"/>
          </w:r>
          <w:ins w:id="295" w:author="耿正霖" w:date="2016-05-27T00:25:00Z">
            <w:r>
              <w:rPr>
                <w:noProof/>
                <w:webHidden/>
              </w:rPr>
              <w:t>4</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296" w:author="耿正霖" w:date="2016-05-27T00:25:00Z"/>
              <w:rFonts w:asciiTheme="minorHAnsi" w:eastAsiaTheme="minorEastAsia" w:hAnsiTheme="minorHAnsi"/>
              <w:noProof/>
              <w:sz w:val="21"/>
              <w:szCs w:val="22"/>
            </w:rPr>
          </w:pPr>
          <w:ins w:id="297"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"_Toc452072048"</w:instrText>
            </w:r>
            <w:r w:rsidRPr="006A6E0A">
              <w:rPr>
                <w:rStyle w:val="Hyperlink"/>
                <w:noProof/>
              </w:rPr>
              <w:instrText xml:space="preserve"> </w:instrText>
            </w:r>
            <w:r w:rsidRPr="006A6E0A">
              <w:rPr>
                <w:rStyle w:val="Hyperlink"/>
                <w:noProof/>
              </w:rPr>
              <w:fldChar w:fldCharType="separate"/>
            </w:r>
            <w:r w:rsidRPr="006A6E0A">
              <w:rPr>
                <w:rStyle w:val="Hyperlink"/>
                <w:noProof/>
              </w:rPr>
              <w:t>3.1</w:t>
            </w:r>
            <w:r>
              <w:rPr>
                <w:rFonts w:asciiTheme="minorHAnsi" w:eastAsiaTheme="minorEastAsia" w:hAnsiTheme="minorHAnsi"/>
                <w:noProof/>
                <w:sz w:val="21"/>
                <w:szCs w:val="22"/>
              </w:rPr>
              <w:tab/>
            </w:r>
            <w:r w:rsidRPr="006A6E0A">
              <w:rPr>
                <w:rStyle w:val="Hyperlink"/>
                <w:noProof/>
              </w:rPr>
              <w:t>基于标志的采集方法</w:t>
            </w:r>
            <w:r>
              <w:rPr>
                <w:noProof/>
                <w:webHidden/>
              </w:rPr>
              <w:tab/>
            </w:r>
            <w:r>
              <w:rPr>
                <w:noProof/>
                <w:webHidden/>
              </w:rPr>
              <w:fldChar w:fldCharType="begin"/>
            </w:r>
            <w:r>
              <w:rPr>
                <w:noProof/>
                <w:webHidden/>
              </w:rPr>
              <w:instrText xml:space="preserve"> PAGEREF _Toc452072048 \h </w:instrText>
            </w:r>
          </w:ins>
          <w:r>
            <w:rPr>
              <w:noProof/>
              <w:webHidden/>
            </w:rPr>
          </w:r>
          <w:r>
            <w:rPr>
              <w:noProof/>
              <w:webHidden/>
            </w:rPr>
            <w:fldChar w:fldCharType="separate"/>
          </w:r>
          <w:ins w:id="298" w:author="耿正霖" w:date="2016-05-27T00:25:00Z">
            <w:r>
              <w:rPr>
                <w:noProof/>
                <w:webHidden/>
              </w:rPr>
              <w:t>4</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299" w:author="耿正霖" w:date="2016-05-27T00:25:00Z"/>
              <w:rFonts w:asciiTheme="minorHAnsi" w:eastAsiaTheme="minorEastAsia" w:hAnsiTheme="minorHAnsi"/>
              <w:noProof/>
              <w:sz w:val="21"/>
              <w:szCs w:val="22"/>
            </w:rPr>
          </w:pPr>
          <w:ins w:id="300"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"_Toc452072049"</w:instrText>
            </w:r>
            <w:r w:rsidRPr="006A6E0A">
              <w:rPr>
                <w:rStyle w:val="Hyperlink"/>
                <w:noProof/>
              </w:rPr>
              <w:instrText xml:space="preserve"> </w:instrText>
            </w:r>
            <w:r w:rsidRPr="006A6E0A">
              <w:rPr>
                <w:rStyle w:val="Hyperlink"/>
                <w:noProof/>
              </w:rPr>
              <w:fldChar w:fldCharType="separate"/>
            </w:r>
            <w:r w:rsidRPr="006A6E0A">
              <w:rPr>
                <w:rStyle w:val="Hyperlink"/>
                <w:noProof/>
              </w:rPr>
              <w:t>3.2</w:t>
            </w:r>
            <w:r>
              <w:rPr>
                <w:rFonts w:asciiTheme="minorHAnsi" w:eastAsiaTheme="minorEastAsia" w:hAnsiTheme="minorHAnsi"/>
                <w:noProof/>
                <w:sz w:val="21"/>
                <w:szCs w:val="22"/>
              </w:rPr>
              <w:tab/>
            </w:r>
            <w:r w:rsidRPr="006A6E0A">
              <w:rPr>
                <w:rStyle w:val="Hyperlink"/>
                <w:noProof/>
              </w:rPr>
              <w:t>基于场景特征的采集方法</w:t>
            </w:r>
            <w:r>
              <w:rPr>
                <w:noProof/>
                <w:webHidden/>
              </w:rPr>
              <w:tab/>
            </w:r>
            <w:r>
              <w:rPr>
                <w:noProof/>
                <w:webHidden/>
              </w:rPr>
              <w:fldChar w:fldCharType="begin"/>
            </w:r>
            <w:r>
              <w:rPr>
                <w:noProof/>
                <w:webHidden/>
              </w:rPr>
              <w:instrText xml:space="preserve"> PAGEREF _Toc452072049 \h </w:instrText>
            </w:r>
          </w:ins>
          <w:r>
            <w:rPr>
              <w:noProof/>
              <w:webHidden/>
            </w:rPr>
          </w:r>
          <w:r>
            <w:rPr>
              <w:noProof/>
              <w:webHidden/>
            </w:rPr>
            <w:fldChar w:fldCharType="separate"/>
          </w:r>
          <w:ins w:id="301" w:author="耿正霖" w:date="2016-05-27T00:25:00Z">
            <w:r>
              <w:rPr>
                <w:noProof/>
                <w:webHidden/>
              </w:rPr>
              <w:t>9</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302" w:author="耿正霖" w:date="2016-05-27T00:25:00Z"/>
              <w:rFonts w:asciiTheme="minorHAnsi" w:eastAsiaTheme="minorEastAsia" w:hAnsiTheme="minorHAnsi"/>
              <w:noProof/>
              <w:sz w:val="21"/>
              <w:szCs w:val="22"/>
            </w:rPr>
          </w:pPr>
          <w:ins w:id="303"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"_Toc452072050"</w:instrText>
            </w:r>
            <w:r w:rsidRPr="006A6E0A">
              <w:rPr>
                <w:rStyle w:val="Hyperlink"/>
                <w:noProof/>
              </w:rPr>
              <w:instrText xml:space="preserve"> </w:instrText>
            </w:r>
            <w:r w:rsidRPr="006A6E0A">
              <w:rPr>
                <w:rStyle w:val="Hyperlink"/>
                <w:noProof/>
              </w:rPr>
              <w:fldChar w:fldCharType="separate"/>
            </w:r>
            <w:r w:rsidRPr="006A6E0A">
              <w:rPr>
                <w:rStyle w:val="Hyperlink"/>
                <w:noProof/>
              </w:rPr>
              <w:t>3.3</w:t>
            </w:r>
            <w:r>
              <w:rPr>
                <w:rFonts w:asciiTheme="minorHAnsi" w:eastAsiaTheme="minorEastAsia" w:hAnsiTheme="minorHAnsi"/>
                <w:noProof/>
                <w:sz w:val="21"/>
                <w:szCs w:val="22"/>
              </w:rPr>
              <w:tab/>
            </w:r>
            <w:r w:rsidRPr="006A6E0A">
              <w:rPr>
                <w:rStyle w:val="Hyperlink"/>
                <w:noProof/>
              </w:rPr>
              <w:t>种采集方法的对比</w:t>
            </w:r>
            <w:r>
              <w:rPr>
                <w:noProof/>
                <w:webHidden/>
              </w:rPr>
              <w:tab/>
            </w:r>
            <w:r>
              <w:rPr>
                <w:noProof/>
                <w:webHidden/>
              </w:rPr>
              <w:fldChar w:fldCharType="begin"/>
            </w:r>
            <w:r>
              <w:rPr>
                <w:noProof/>
                <w:webHidden/>
              </w:rPr>
              <w:instrText xml:space="preserve"> PAGEREF _Toc452072050 \h </w:instrText>
            </w:r>
          </w:ins>
          <w:r>
            <w:rPr>
              <w:noProof/>
              <w:webHidden/>
            </w:rPr>
          </w:r>
          <w:r>
            <w:rPr>
              <w:noProof/>
              <w:webHidden/>
            </w:rPr>
            <w:fldChar w:fldCharType="separate"/>
          </w:r>
          <w:ins w:id="304" w:author="耿正霖" w:date="2016-05-27T00:25:00Z">
            <w:r>
              <w:rPr>
                <w:noProof/>
                <w:webHidden/>
              </w:rPr>
              <w:t>10</w:t>
            </w:r>
            <w:r>
              <w:rPr>
                <w:noProof/>
                <w:webHidden/>
              </w:rPr>
              <w:fldChar w:fldCharType="end"/>
            </w:r>
            <w:r w:rsidRPr="006A6E0A">
              <w:rPr>
                <w:rStyle w:val="Hyperlink"/>
                <w:noProof/>
              </w:rPr>
              <w:fldChar w:fldCharType="end"/>
            </w:r>
          </w:ins>
        </w:p>
        <w:p w:rsidR="00995219" w:rsidRDefault="00995219">
          <w:pPr>
            <w:pStyle w:val="TOC1"/>
            <w:tabs>
              <w:tab w:val="left" w:pos="1470"/>
            </w:tabs>
            <w:rPr>
              <w:ins w:id="305" w:author="耿正霖" w:date="2016-05-27T00:25:00Z"/>
              <w:rFonts w:asciiTheme="minorHAnsi" w:eastAsiaTheme="minorEastAsia" w:hAnsiTheme="minorHAnsi"/>
              <w:noProof/>
              <w:sz w:val="21"/>
              <w:szCs w:val="22"/>
            </w:rPr>
          </w:pPr>
          <w:ins w:id="306"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"_Toc452072051"</w:instrText>
            </w:r>
            <w:r w:rsidRPr="006A6E0A">
              <w:rPr>
                <w:rStyle w:val="Hyperlink"/>
                <w:noProof/>
              </w:rPr>
              <w:instrText xml:space="preserve"> </w:instrText>
            </w:r>
            <w:r w:rsidRPr="006A6E0A">
              <w:rPr>
                <w:rStyle w:val="Hyperlink"/>
                <w:noProof/>
              </w:rPr>
              <w:fldChar w:fldCharType="separate"/>
            </w:r>
            <w:r w:rsidRPr="006A6E0A">
              <w:rPr>
                <w:rStyle w:val="Hyperlink"/>
                <w:noProof/>
              </w:rPr>
              <w:t>第</w:t>
            </w:r>
            <w:r w:rsidRPr="006A6E0A">
              <w:rPr>
                <w:rStyle w:val="Hyperlink"/>
                <w:noProof/>
              </w:rPr>
              <w:t>4</w:t>
            </w:r>
            <w:r w:rsidRPr="006A6E0A">
              <w:rPr>
                <w:rStyle w:val="Hyperlink"/>
                <w:noProof/>
              </w:rPr>
              <w:t>章</w:t>
            </w:r>
            <w:r>
              <w:rPr>
                <w:rFonts w:asciiTheme="minorHAnsi" w:eastAsiaTheme="minorEastAsia" w:hAnsiTheme="minorHAnsi"/>
                <w:noProof/>
                <w:sz w:val="21"/>
                <w:szCs w:val="22"/>
              </w:rPr>
              <w:tab/>
            </w:r>
            <w:r w:rsidRPr="006A6E0A">
              <w:rPr>
                <w:rStyle w:val="Hyperlink"/>
                <w:noProof/>
              </w:rPr>
              <w:t>光场渲染</w:t>
            </w:r>
            <w:r>
              <w:rPr>
                <w:noProof/>
                <w:webHidden/>
              </w:rPr>
              <w:tab/>
            </w:r>
            <w:r>
              <w:rPr>
                <w:noProof/>
                <w:webHidden/>
              </w:rPr>
              <w:fldChar w:fldCharType="begin"/>
            </w:r>
            <w:r>
              <w:rPr>
                <w:noProof/>
                <w:webHidden/>
              </w:rPr>
              <w:instrText xml:space="preserve"> PAGEREF _Toc452072051 \h </w:instrText>
            </w:r>
          </w:ins>
          <w:r>
            <w:rPr>
              <w:noProof/>
              <w:webHidden/>
            </w:rPr>
          </w:r>
          <w:r>
            <w:rPr>
              <w:noProof/>
              <w:webHidden/>
            </w:rPr>
            <w:fldChar w:fldCharType="separate"/>
          </w:r>
          <w:ins w:id="307" w:author="耿正霖" w:date="2016-05-27T00:25:00Z">
            <w:r>
              <w:rPr>
                <w:noProof/>
                <w:webHidden/>
              </w:rPr>
              <w:t>12</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308" w:author="耿正霖" w:date="2016-05-27T00:25:00Z"/>
              <w:rFonts w:asciiTheme="minorHAnsi" w:eastAsiaTheme="minorEastAsia" w:hAnsiTheme="minorHAnsi"/>
              <w:noProof/>
              <w:sz w:val="21"/>
              <w:szCs w:val="22"/>
            </w:rPr>
          </w:pPr>
          <w:ins w:id="309"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"_Toc452072052"</w:instrText>
            </w:r>
            <w:r w:rsidRPr="006A6E0A">
              <w:rPr>
                <w:rStyle w:val="Hyperlink"/>
                <w:noProof/>
              </w:rPr>
              <w:instrText xml:space="preserve"> </w:instrText>
            </w:r>
            <w:r w:rsidRPr="006A6E0A">
              <w:rPr>
                <w:rStyle w:val="Hyperlink"/>
                <w:noProof/>
              </w:rPr>
              <w:fldChar w:fldCharType="separate"/>
            </w:r>
            <w:r w:rsidRPr="006A6E0A">
              <w:rPr>
                <w:rStyle w:val="Hyperlink"/>
                <w:noProof/>
              </w:rPr>
              <w:t>4.1</w:t>
            </w:r>
            <w:r>
              <w:rPr>
                <w:rFonts w:asciiTheme="minorHAnsi" w:eastAsiaTheme="minorEastAsia" w:hAnsiTheme="minorHAnsi"/>
                <w:noProof/>
                <w:sz w:val="21"/>
                <w:szCs w:val="22"/>
              </w:rPr>
              <w:tab/>
            </w:r>
            <w:r w:rsidRPr="006A6E0A">
              <w:rPr>
                <w:rStyle w:val="Hyperlink"/>
                <w:noProof/>
              </w:rPr>
              <w:t>逐段线性的渲染方法</w:t>
            </w:r>
            <w:r>
              <w:rPr>
                <w:noProof/>
                <w:webHidden/>
              </w:rPr>
              <w:tab/>
            </w:r>
            <w:r>
              <w:rPr>
                <w:noProof/>
                <w:webHidden/>
              </w:rPr>
              <w:fldChar w:fldCharType="begin"/>
            </w:r>
            <w:r>
              <w:rPr>
                <w:noProof/>
                <w:webHidden/>
              </w:rPr>
              <w:instrText xml:space="preserve"> PAGEREF _Toc452072052 \h </w:instrText>
            </w:r>
          </w:ins>
          <w:r>
            <w:rPr>
              <w:noProof/>
              <w:webHidden/>
            </w:rPr>
          </w:r>
          <w:r>
            <w:rPr>
              <w:noProof/>
              <w:webHidden/>
            </w:rPr>
            <w:fldChar w:fldCharType="separate"/>
          </w:r>
          <w:ins w:id="310" w:author="耿正霖" w:date="2016-05-27T00:25:00Z">
            <w:r>
              <w:rPr>
                <w:noProof/>
                <w:webHidden/>
              </w:rPr>
              <w:t>12</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311" w:author="耿正霖" w:date="2016-05-27T00:25:00Z"/>
              <w:rFonts w:asciiTheme="minorHAnsi" w:eastAsiaTheme="minorEastAsia" w:hAnsiTheme="minorHAnsi"/>
              <w:noProof/>
              <w:sz w:val="21"/>
              <w:szCs w:val="22"/>
            </w:rPr>
          </w:pPr>
          <w:ins w:id="312"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"_Toc452072053"</w:instrText>
            </w:r>
            <w:r w:rsidRPr="006A6E0A">
              <w:rPr>
                <w:rStyle w:val="Hyperlink"/>
                <w:noProof/>
              </w:rPr>
              <w:instrText xml:space="preserve"> </w:instrText>
            </w:r>
            <w:r w:rsidRPr="006A6E0A">
              <w:rPr>
                <w:rStyle w:val="Hyperlink"/>
                <w:noProof/>
              </w:rPr>
              <w:fldChar w:fldCharType="separate"/>
            </w:r>
            <w:r w:rsidRPr="006A6E0A">
              <w:rPr>
                <w:rStyle w:val="Hyperlink"/>
                <w:noProof/>
              </w:rPr>
              <w:t>4.2</w:t>
            </w:r>
            <w:r>
              <w:rPr>
                <w:rFonts w:asciiTheme="minorHAnsi" w:eastAsiaTheme="minorEastAsia" w:hAnsiTheme="minorHAnsi"/>
                <w:noProof/>
                <w:sz w:val="21"/>
                <w:szCs w:val="22"/>
              </w:rPr>
              <w:tab/>
            </w:r>
            <w:r w:rsidRPr="006A6E0A">
              <w:rPr>
                <w:rStyle w:val="Hyperlink"/>
                <w:noProof/>
              </w:rPr>
              <w:t>N</w:t>
            </w:r>
            <w:r w:rsidRPr="006A6E0A">
              <w:rPr>
                <w:rStyle w:val="Hyperlink"/>
                <w:noProof/>
              </w:rPr>
              <w:t>近邻的渲染方法</w:t>
            </w:r>
            <w:r>
              <w:rPr>
                <w:noProof/>
                <w:webHidden/>
              </w:rPr>
              <w:tab/>
            </w:r>
            <w:r>
              <w:rPr>
                <w:noProof/>
                <w:webHidden/>
              </w:rPr>
              <w:fldChar w:fldCharType="begin"/>
            </w:r>
            <w:r>
              <w:rPr>
                <w:noProof/>
                <w:webHidden/>
              </w:rPr>
              <w:instrText xml:space="preserve"> PAGEREF _Toc452072053 \h </w:instrText>
            </w:r>
          </w:ins>
          <w:r>
            <w:rPr>
              <w:noProof/>
              <w:webHidden/>
            </w:rPr>
          </w:r>
          <w:r>
            <w:rPr>
              <w:noProof/>
              <w:webHidden/>
            </w:rPr>
            <w:fldChar w:fldCharType="separate"/>
          </w:r>
          <w:ins w:id="313" w:author="耿正霖" w:date="2016-05-27T00:25:00Z">
            <w:r>
              <w:rPr>
                <w:noProof/>
                <w:webHidden/>
              </w:rPr>
              <w:t>16</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314" w:author="耿正霖" w:date="2016-05-27T00:25:00Z"/>
              <w:rFonts w:asciiTheme="minorHAnsi" w:eastAsiaTheme="minorEastAsia" w:hAnsiTheme="minorHAnsi"/>
              <w:noProof/>
              <w:sz w:val="21"/>
              <w:szCs w:val="22"/>
            </w:rPr>
          </w:pPr>
          <w:ins w:id="315"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"_Toc452072054"</w:instrText>
            </w:r>
            <w:r w:rsidRPr="006A6E0A">
              <w:rPr>
                <w:rStyle w:val="Hyperlink"/>
                <w:noProof/>
              </w:rPr>
              <w:instrText xml:space="preserve"> </w:instrText>
            </w:r>
            <w:r w:rsidRPr="006A6E0A">
              <w:rPr>
                <w:rStyle w:val="Hyperlink"/>
                <w:noProof/>
              </w:rPr>
              <w:fldChar w:fldCharType="separate"/>
            </w:r>
            <w:r w:rsidRPr="006A6E0A">
              <w:rPr>
                <w:rStyle w:val="Hyperlink"/>
                <w:noProof/>
              </w:rPr>
              <w:t>4.3</w:t>
            </w:r>
            <w:r>
              <w:rPr>
                <w:rFonts w:asciiTheme="minorHAnsi" w:eastAsiaTheme="minorEastAsia" w:hAnsiTheme="minorHAnsi"/>
                <w:noProof/>
                <w:sz w:val="21"/>
                <w:szCs w:val="22"/>
              </w:rPr>
              <w:tab/>
            </w:r>
            <w:r w:rsidRPr="006A6E0A">
              <w:rPr>
                <w:rStyle w:val="Hyperlink"/>
                <w:noProof/>
              </w:rPr>
              <w:t>两种渲染方法的对比</w:t>
            </w:r>
            <w:r>
              <w:rPr>
                <w:noProof/>
                <w:webHidden/>
              </w:rPr>
              <w:tab/>
            </w:r>
            <w:r>
              <w:rPr>
                <w:noProof/>
                <w:webHidden/>
              </w:rPr>
              <w:fldChar w:fldCharType="begin"/>
            </w:r>
            <w:r>
              <w:rPr>
                <w:noProof/>
                <w:webHidden/>
              </w:rPr>
              <w:instrText xml:space="preserve"> PAGEREF _Toc452072054 \h </w:instrText>
            </w:r>
          </w:ins>
          <w:r>
            <w:rPr>
              <w:noProof/>
              <w:webHidden/>
            </w:rPr>
          </w:r>
          <w:r>
            <w:rPr>
              <w:noProof/>
              <w:webHidden/>
            </w:rPr>
            <w:fldChar w:fldCharType="separate"/>
          </w:r>
          <w:ins w:id="316" w:author="耿正霖" w:date="2016-05-27T00:25:00Z">
            <w:r>
              <w:rPr>
                <w:noProof/>
                <w:webHidden/>
              </w:rPr>
              <w:t>18</w:t>
            </w:r>
            <w:r>
              <w:rPr>
                <w:noProof/>
                <w:webHidden/>
              </w:rPr>
              <w:fldChar w:fldCharType="end"/>
            </w:r>
            <w:r w:rsidRPr="006A6E0A">
              <w:rPr>
                <w:rStyle w:val="Hyperlink"/>
                <w:noProof/>
              </w:rPr>
              <w:fldChar w:fldCharType="end"/>
            </w:r>
          </w:ins>
        </w:p>
        <w:p w:rsidR="00995219" w:rsidRDefault="00995219">
          <w:pPr>
            <w:pStyle w:val="TOC1"/>
            <w:tabs>
              <w:tab w:val="left" w:pos="1470"/>
            </w:tabs>
            <w:rPr>
              <w:ins w:id="317" w:author="耿正霖" w:date="2016-05-27T00:25:00Z"/>
              <w:rFonts w:asciiTheme="minorHAnsi" w:eastAsiaTheme="minorEastAsia" w:hAnsiTheme="minorHAnsi"/>
              <w:noProof/>
              <w:sz w:val="21"/>
              <w:szCs w:val="22"/>
            </w:rPr>
          </w:pPr>
          <w:ins w:id="318"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"_Toc452072055"</w:instrText>
            </w:r>
            <w:r w:rsidRPr="006A6E0A">
              <w:rPr>
                <w:rStyle w:val="Hyperlink"/>
                <w:noProof/>
              </w:rPr>
              <w:instrText xml:space="preserve"> </w:instrText>
            </w:r>
            <w:r w:rsidRPr="006A6E0A">
              <w:rPr>
                <w:rStyle w:val="Hyperlink"/>
                <w:noProof/>
              </w:rPr>
              <w:fldChar w:fldCharType="separate"/>
            </w:r>
            <w:r w:rsidRPr="006A6E0A">
              <w:rPr>
                <w:rStyle w:val="Hyperlink"/>
                <w:noProof/>
              </w:rPr>
              <w:t>第</w:t>
            </w:r>
            <w:r w:rsidRPr="006A6E0A">
              <w:rPr>
                <w:rStyle w:val="Hyperlink"/>
                <w:noProof/>
              </w:rPr>
              <w:t>5</w:t>
            </w:r>
            <w:r w:rsidRPr="006A6E0A">
              <w:rPr>
                <w:rStyle w:val="Hyperlink"/>
                <w:noProof/>
              </w:rPr>
              <w:t>章</w:t>
            </w:r>
            <w:r>
              <w:rPr>
                <w:rFonts w:asciiTheme="minorHAnsi" w:eastAsiaTheme="minorEastAsia" w:hAnsiTheme="minorHAnsi"/>
                <w:noProof/>
                <w:sz w:val="21"/>
                <w:szCs w:val="22"/>
              </w:rPr>
              <w:tab/>
            </w:r>
            <w:r w:rsidRPr="006A6E0A">
              <w:rPr>
                <w:rStyle w:val="Hyperlink"/>
                <w:noProof/>
              </w:rPr>
              <w:t>结论</w:t>
            </w:r>
            <w:r>
              <w:rPr>
                <w:noProof/>
                <w:webHidden/>
              </w:rPr>
              <w:tab/>
            </w:r>
            <w:r>
              <w:rPr>
                <w:noProof/>
                <w:webHidden/>
              </w:rPr>
              <w:fldChar w:fldCharType="begin"/>
            </w:r>
            <w:r>
              <w:rPr>
                <w:noProof/>
                <w:webHidden/>
              </w:rPr>
              <w:instrText xml:space="preserve"> PAGEREF _Toc452072055 \h </w:instrText>
            </w:r>
          </w:ins>
          <w:r>
            <w:rPr>
              <w:noProof/>
              <w:webHidden/>
            </w:rPr>
          </w:r>
          <w:r>
            <w:rPr>
              <w:noProof/>
              <w:webHidden/>
            </w:rPr>
            <w:fldChar w:fldCharType="separate"/>
          </w:r>
          <w:ins w:id="319" w:author="耿正霖" w:date="2016-05-27T00:25:00Z">
            <w:r>
              <w:rPr>
                <w:noProof/>
                <w:webHidden/>
              </w:rPr>
              <w:t>21</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320" w:author="耿正霖" w:date="2016-05-27T00:25:00Z"/>
              <w:rFonts w:asciiTheme="minorHAnsi" w:eastAsiaTheme="minorEastAsia" w:hAnsiTheme="minorHAnsi"/>
              <w:noProof/>
              <w:sz w:val="21"/>
              <w:szCs w:val="22"/>
            </w:rPr>
          </w:pPr>
          <w:ins w:id="321"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"_Toc452072056"</w:instrText>
            </w:r>
            <w:r w:rsidRPr="006A6E0A">
              <w:rPr>
                <w:rStyle w:val="Hyperlink"/>
                <w:noProof/>
              </w:rPr>
              <w:instrText xml:space="preserve"> </w:instrText>
            </w:r>
            <w:r w:rsidRPr="006A6E0A">
              <w:rPr>
                <w:rStyle w:val="Hyperlink"/>
                <w:noProof/>
              </w:rPr>
              <w:fldChar w:fldCharType="separate"/>
            </w:r>
            <w:r w:rsidRPr="006A6E0A">
              <w:rPr>
                <w:rStyle w:val="Hyperlink"/>
                <w:noProof/>
              </w:rPr>
              <w:t>5.1</w:t>
            </w:r>
            <w:r>
              <w:rPr>
                <w:rFonts w:asciiTheme="minorHAnsi" w:eastAsiaTheme="minorEastAsia" w:hAnsiTheme="minorHAnsi"/>
                <w:noProof/>
                <w:sz w:val="21"/>
                <w:szCs w:val="22"/>
              </w:rPr>
              <w:tab/>
            </w:r>
            <w:r w:rsidRPr="006A6E0A">
              <w:rPr>
                <w:rStyle w:val="Hyperlink"/>
                <w:noProof/>
              </w:rPr>
              <w:t>工作总结</w:t>
            </w:r>
            <w:r>
              <w:rPr>
                <w:noProof/>
                <w:webHidden/>
              </w:rPr>
              <w:tab/>
            </w:r>
            <w:r>
              <w:rPr>
                <w:noProof/>
                <w:webHidden/>
              </w:rPr>
              <w:fldChar w:fldCharType="begin"/>
            </w:r>
            <w:r>
              <w:rPr>
                <w:noProof/>
                <w:webHidden/>
              </w:rPr>
              <w:instrText xml:space="preserve"> PAGEREF _Toc452072056 \h </w:instrText>
            </w:r>
          </w:ins>
          <w:r>
            <w:rPr>
              <w:noProof/>
              <w:webHidden/>
            </w:rPr>
          </w:r>
          <w:r>
            <w:rPr>
              <w:noProof/>
              <w:webHidden/>
            </w:rPr>
            <w:fldChar w:fldCharType="separate"/>
          </w:r>
          <w:ins w:id="322" w:author="耿正霖" w:date="2016-05-27T00:25:00Z">
            <w:r>
              <w:rPr>
                <w:noProof/>
                <w:webHidden/>
              </w:rPr>
              <w:t>21</w:t>
            </w:r>
            <w:r>
              <w:rPr>
                <w:noProof/>
                <w:webHidden/>
              </w:rPr>
              <w:fldChar w:fldCharType="end"/>
            </w:r>
            <w:r w:rsidRPr="006A6E0A">
              <w:rPr>
                <w:rStyle w:val="Hyperlink"/>
                <w:noProof/>
              </w:rPr>
              <w:fldChar w:fldCharType="end"/>
            </w:r>
          </w:ins>
        </w:p>
        <w:p w:rsidR="00995219" w:rsidRDefault="00995219">
          <w:pPr>
            <w:pStyle w:val="TOC2"/>
            <w:tabs>
              <w:tab w:val="left" w:pos="1470"/>
              <w:tab w:val="right" w:leader="dot" w:pos="8381"/>
            </w:tabs>
            <w:ind w:left="480"/>
            <w:rPr>
              <w:ins w:id="323" w:author="耿正霖" w:date="2016-05-27T00:25:00Z"/>
              <w:rFonts w:asciiTheme="minorHAnsi" w:eastAsiaTheme="minorEastAsia" w:hAnsiTheme="minorHAnsi"/>
              <w:noProof/>
              <w:sz w:val="21"/>
              <w:szCs w:val="22"/>
            </w:rPr>
          </w:pPr>
          <w:ins w:id="324"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"_Toc452072057"</w:instrText>
            </w:r>
            <w:r w:rsidRPr="006A6E0A">
              <w:rPr>
                <w:rStyle w:val="Hyperlink"/>
                <w:noProof/>
              </w:rPr>
              <w:instrText xml:space="preserve"> </w:instrText>
            </w:r>
            <w:r w:rsidRPr="006A6E0A">
              <w:rPr>
                <w:rStyle w:val="Hyperlink"/>
                <w:noProof/>
              </w:rPr>
              <w:fldChar w:fldCharType="separate"/>
            </w:r>
            <w:r w:rsidRPr="006A6E0A">
              <w:rPr>
                <w:rStyle w:val="Hyperlink"/>
                <w:noProof/>
              </w:rPr>
              <w:t>5.2</w:t>
            </w:r>
            <w:r>
              <w:rPr>
                <w:rFonts w:asciiTheme="minorHAnsi" w:eastAsiaTheme="minorEastAsia" w:hAnsiTheme="minorHAnsi"/>
                <w:noProof/>
                <w:sz w:val="21"/>
                <w:szCs w:val="22"/>
              </w:rPr>
              <w:tab/>
            </w:r>
            <w:r w:rsidRPr="006A6E0A">
              <w:rPr>
                <w:rStyle w:val="Hyperlink"/>
                <w:noProof/>
              </w:rPr>
              <w:t>存在问题与未来工作</w:t>
            </w:r>
            <w:r>
              <w:rPr>
                <w:noProof/>
                <w:webHidden/>
              </w:rPr>
              <w:tab/>
            </w:r>
            <w:r>
              <w:rPr>
                <w:noProof/>
                <w:webHidden/>
              </w:rPr>
              <w:fldChar w:fldCharType="begin"/>
            </w:r>
            <w:r>
              <w:rPr>
                <w:noProof/>
                <w:webHidden/>
              </w:rPr>
              <w:instrText xml:space="preserve"> PAGEREF _Toc452072057 \h </w:instrText>
            </w:r>
          </w:ins>
          <w:r>
            <w:rPr>
              <w:noProof/>
              <w:webHidden/>
            </w:rPr>
          </w:r>
          <w:r>
            <w:rPr>
              <w:noProof/>
              <w:webHidden/>
            </w:rPr>
            <w:fldChar w:fldCharType="separate"/>
          </w:r>
          <w:ins w:id="325" w:author="耿正霖" w:date="2016-05-27T00:25:00Z">
            <w:r>
              <w:rPr>
                <w:noProof/>
                <w:webHidden/>
              </w:rPr>
              <w:t>21</w:t>
            </w:r>
            <w:r>
              <w:rPr>
                <w:noProof/>
                <w:webHidden/>
              </w:rPr>
              <w:fldChar w:fldCharType="end"/>
            </w:r>
            <w:r w:rsidRPr="006A6E0A">
              <w:rPr>
                <w:rStyle w:val="Hyperlink"/>
                <w:noProof/>
              </w:rPr>
              <w:fldChar w:fldCharType="end"/>
            </w:r>
          </w:ins>
        </w:p>
        <w:p w:rsidR="00995219" w:rsidRDefault="00995219">
          <w:pPr>
            <w:pStyle w:val="TOC1"/>
            <w:rPr>
              <w:ins w:id="326" w:author="耿正霖" w:date="2016-05-27T00:25:00Z"/>
              <w:rFonts w:asciiTheme="minorHAnsi" w:eastAsiaTheme="minorEastAsia" w:hAnsiTheme="minorHAnsi"/>
              <w:noProof/>
              <w:sz w:val="21"/>
              <w:szCs w:val="22"/>
            </w:rPr>
          </w:pPr>
          <w:ins w:id="327"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"_Toc452072058"</w:instrText>
            </w:r>
            <w:r w:rsidRPr="006A6E0A">
              <w:rPr>
                <w:rStyle w:val="Hyperlink"/>
                <w:noProof/>
              </w:rPr>
              <w:instrText xml:space="preserve"> </w:instrText>
            </w:r>
            <w:r w:rsidRPr="006A6E0A">
              <w:rPr>
                <w:rStyle w:val="Hyperlink"/>
                <w:noProof/>
              </w:rPr>
              <w:fldChar w:fldCharType="separate"/>
            </w:r>
            <w:r w:rsidRPr="006A6E0A">
              <w:rPr>
                <w:rStyle w:val="Hyperlink"/>
                <w:noProof/>
              </w:rPr>
              <w:t>插图索引</w:t>
            </w:r>
            <w:r>
              <w:rPr>
                <w:noProof/>
                <w:webHidden/>
              </w:rPr>
              <w:tab/>
            </w:r>
            <w:r>
              <w:rPr>
                <w:noProof/>
                <w:webHidden/>
              </w:rPr>
              <w:fldChar w:fldCharType="begin"/>
            </w:r>
            <w:r>
              <w:rPr>
                <w:noProof/>
                <w:webHidden/>
              </w:rPr>
              <w:instrText xml:space="preserve"> PAGEREF _Toc452072058 \h </w:instrText>
            </w:r>
          </w:ins>
          <w:r>
            <w:rPr>
              <w:noProof/>
              <w:webHidden/>
            </w:rPr>
          </w:r>
          <w:r>
            <w:rPr>
              <w:noProof/>
              <w:webHidden/>
            </w:rPr>
            <w:fldChar w:fldCharType="separate"/>
          </w:r>
          <w:ins w:id="328" w:author="耿正霖" w:date="2016-05-27T00:25:00Z">
            <w:r>
              <w:rPr>
                <w:noProof/>
                <w:webHidden/>
              </w:rPr>
              <w:t>22</w:t>
            </w:r>
            <w:r>
              <w:rPr>
                <w:noProof/>
                <w:webHidden/>
              </w:rPr>
              <w:fldChar w:fldCharType="end"/>
            </w:r>
            <w:r w:rsidRPr="006A6E0A">
              <w:rPr>
                <w:rStyle w:val="Hyperlink"/>
                <w:noProof/>
              </w:rPr>
              <w:fldChar w:fldCharType="end"/>
            </w:r>
          </w:ins>
        </w:p>
        <w:p w:rsidR="00995219" w:rsidRDefault="00995219">
          <w:pPr>
            <w:pStyle w:val="TOC1"/>
            <w:rPr>
              <w:ins w:id="329" w:author="耿正霖" w:date="2016-05-27T00:25:00Z"/>
              <w:rFonts w:asciiTheme="minorHAnsi" w:eastAsiaTheme="minorEastAsia" w:hAnsiTheme="minorHAnsi"/>
              <w:noProof/>
              <w:sz w:val="21"/>
              <w:szCs w:val="22"/>
            </w:rPr>
          </w:pPr>
          <w:ins w:id="330"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"_Toc452072059"</w:instrText>
            </w:r>
            <w:r w:rsidRPr="006A6E0A">
              <w:rPr>
                <w:rStyle w:val="Hyperlink"/>
                <w:noProof/>
              </w:rPr>
              <w:instrText xml:space="preserve"> </w:instrText>
            </w:r>
            <w:r w:rsidRPr="006A6E0A">
              <w:rPr>
                <w:rStyle w:val="Hyperlink"/>
                <w:noProof/>
              </w:rPr>
              <w:fldChar w:fldCharType="separate"/>
            </w:r>
            <w:r w:rsidRPr="006A6E0A">
              <w:rPr>
                <w:rStyle w:val="Hyperlink"/>
                <w:noProof/>
              </w:rPr>
              <w:t>表格索引</w:t>
            </w:r>
            <w:r>
              <w:rPr>
                <w:noProof/>
                <w:webHidden/>
              </w:rPr>
              <w:tab/>
            </w:r>
            <w:r>
              <w:rPr>
                <w:noProof/>
                <w:webHidden/>
              </w:rPr>
              <w:fldChar w:fldCharType="begin"/>
            </w:r>
            <w:r>
              <w:rPr>
                <w:noProof/>
                <w:webHidden/>
              </w:rPr>
              <w:instrText xml:space="preserve"> PAGEREF _Toc452072059 \h </w:instrText>
            </w:r>
          </w:ins>
          <w:r>
            <w:rPr>
              <w:noProof/>
              <w:webHidden/>
            </w:rPr>
          </w:r>
          <w:r>
            <w:rPr>
              <w:noProof/>
              <w:webHidden/>
            </w:rPr>
            <w:fldChar w:fldCharType="separate"/>
          </w:r>
          <w:ins w:id="331" w:author="耿正霖" w:date="2016-05-27T00:25:00Z">
            <w:r>
              <w:rPr>
                <w:noProof/>
                <w:webHidden/>
              </w:rPr>
              <w:t>23</w:t>
            </w:r>
            <w:r>
              <w:rPr>
                <w:noProof/>
                <w:webHidden/>
              </w:rPr>
              <w:fldChar w:fldCharType="end"/>
            </w:r>
            <w:r w:rsidRPr="006A6E0A">
              <w:rPr>
                <w:rStyle w:val="Hyperlink"/>
                <w:noProof/>
              </w:rPr>
              <w:fldChar w:fldCharType="end"/>
            </w:r>
          </w:ins>
        </w:p>
        <w:p w:rsidR="00995219" w:rsidRDefault="00995219">
          <w:pPr>
            <w:pStyle w:val="TOC1"/>
            <w:rPr>
              <w:ins w:id="332" w:author="耿正霖" w:date="2016-05-27T00:25:00Z"/>
              <w:rFonts w:asciiTheme="minorHAnsi" w:eastAsiaTheme="minorEastAsia" w:hAnsiTheme="minorHAnsi"/>
              <w:noProof/>
              <w:sz w:val="21"/>
              <w:szCs w:val="22"/>
            </w:rPr>
          </w:pPr>
          <w:ins w:id="333"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"_Toc452072060"</w:instrText>
            </w:r>
            <w:r w:rsidRPr="006A6E0A">
              <w:rPr>
                <w:rStyle w:val="Hyperlink"/>
                <w:noProof/>
              </w:rPr>
              <w:instrText xml:space="preserve"> </w:instrText>
            </w:r>
            <w:r w:rsidRPr="006A6E0A">
              <w:rPr>
                <w:rStyle w:val="Hyperlink"/>
                <w:noProof/>
              </w:rPr>
              <w:fldChar w:fldCharType="separate"/>
            </w:r>
            <w:r w:rsidRPr="006A6E0A">
              <w:rPr>
                <w:rStyle w:val="Hyperlink"/>
                <w:noProof/>
              </w:rPr>
              <w:t>参考文献</w:t>
            </w:r>
            <w:r>
              <w:rPr>
                <w:noProof/>
                <w:webHidden/>
              </w:rPr>
              <w:tab/>
            </w:r>
            <w:r>
              <w:rPr>
                <w:noProof/>
                <w:webHidden/>
              </w:rPr>
              <w:fldChar w:fldCharType="begin"/>
            </w:r>
            <w:r>
              <w:rPr>
                <w:noProof/>
                <w:webHidden/>
              </w:rPr>
              <w:instrText xml:space="preserve"> PAGEREF _Toc452072060 \h </w:instrText>
            </w:r>
          </w:ins>
          <w:r>
            <w:rPr>
              <w:noProof/>
              <w:webHidden/>
            </w:rPr>
          </w:r>
          <w:r>
            <w:rPr>
              <w:noProof/>
              <w:webHidden/>
            </w:rPr>
            <w:fldChar w:fldCharType="separate"/>
          </w:r>
          <w:ins w:id="334" w:author="耿正霖" w:date="2016-05-27T00:25:00Z">
            <w:r>
              <w:rPr>
                <w:noProof/>
                <w:webHidden/>
              </w:rPr>
              <w:t>24</w:t>
            </w:r>
            <w:r>
              <w:rPr>
                <w:noProof/>
                <w:webHidden/>
              </w:rPr>
              <w:fldChar w:fldCharType="end"/>
            </w:r>
            <w:r w:rsidRPr="006A6E0A">
              <w:rPr>
                <w:rStyle w:val="Hyperlink"/>
                <w:noProof/>
              </w:rPr>
              <w:fldChar w:fldCharType="end"/>
            </w:r>
          </w:ins>
        </w:p>
        <w:p w:rsidR="00995219" w:rsidRDefault="00995219">
          <w:pPr>
            <w:pStyle w:val="TOC1"/>
            <w:rPr>
              <w:ins w:id="335" w:author="耿正霖" w:date="2016-05-27T00:25:00Z"/>
              <w:rFonts w:asciiTheme="minorHAnsi" w:eastAsiaTheme="minorEastAsia" w:hAnsiTheme="minorHAnsi"/>
              <w:noProof/>
              <w:sz w:val="21"/>
              <w:szCs w:val="22"/>
            </w:rPr>
          </w:pPr>
          <w:ins w:id="336"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"_Toc452072061"</w:instrText>
            </w:r>
            <w:r w:rsidRPr="006A6E0A">
              <w:rPr>
                <w:rStyle w:val="Hyperlink"/>
                <w:noProof/>
              </w:rPr>
              <w:instrText xml:space="preserve"> </w:instrText>
            </w:r>
            <w:r w:rsidRPr="006A6E0A">
              <w:rPr>
                <w:rStyle w:val="Hyperlink"/>
                <w:noProof/>
              </w:rPr>
              <w:fldChar w:fldCharType="separate"/>
            </w:r>
            <w:r w:rsidRPr="006A6E0A">
              <w:rPr>
                <w:rStyle w:val="Hyperlink"/>
                <w:noProof/>
              </w:rPr>
              <w:t>致</w:t>
            </w:r>
            <w:r w:rsidRPr="006A6E0A">
              <w:rPr>
                <w:rStyle w:val="Hyperlink"/>
                <w:noProof/>
              </w:rPr>
              <w:t xml:space="preserve">    </w:t>
            </w:r>
            <w:r w:rsidRPr="006A6E0A">
              <w:rPr>
                <w:rStyle w:val="Hyperlink"/>
                <w:noProof/>
              </w:rPr>
              <w:t>谢</w:t>
            </w:r>
            <w:r>
              <w:rPr>
                <w:noProof/>
                <w:webHidden/>
              </w:rPr>
              <w:tab/>
            </w:r>
            <w:r>
              <w:rPr>
                <w:noProof/>
                <w:webHidden/>
              </w:rPr>
              <w:fldChar w:fldCharType="begin"/>
            </w:r>
            <w:r>
              <w:rPr>
                <w:noProof/>
                <w:webHidden/>
              </w:rPr>
              <w:instrText xml:space="preserve"> PAGEREF _Toc452072061 \h </w:instrText>
            </w:r>
          </w:ins>
          <w:r>
            <w:rPr>
              <w:noProof/>
              <w:webHidden/>
            </w:rPr>
          </w:r>
          <w:r>
            <w:rPr>
              <w:noProof/>
              <w:webHidden/>
            </w:rPr>
            <w:fldChar w:fldCharType="separate"/>
          </w:r>
          <w:ins w:id="337" w:author="耿正霖" w:date="2016-05-27T00:25:00Z">
            <w:r>
              <w:rPr>
                <w:noProof/>
                <w:webHidden/>
              </w:rPr>
              <w:t>25</w:t>
            </w:r>
            <w:r>
              <w:rPr>
                <w:noProof/>
                <w:webHidden/>
              </w:rPr>
              <w:fldChar w:fldCharType="end"/>
            </w:r>
            <w:r w:rsidRPr="006A6E0A">
              <w:rPr>
                <w:rStyle w:val="Hyperlink"/>
                <w:noProof/>
              </w:rPr>
              <w:fldChar w:fldCharType="end"/>
            </w:r>
          </w:ins>
        </w:p>
        <w:p w:rsidR="00995219" w:rsidRDefault="00995219">
          <w:pPr>
            <w:pStyle w:val="TOC1"/>
            <w:rPr>
              <w:ins w:id="338" w:author="耿正霖" w:date="2016-05-27T00:25:00Z"/>
              <w:rFonts w:asciiTheme="minorHAnsi" w:eastAsiaTheme="minorEastAsia" w:hAnsiTheme="minorHAnsi"/>
              <w:noProof/>
              <w:sz w:val="21"/>
              <w:szCs w:val="22"/>
            </w:rPr>
          </w:pPr>
          <w:ins w:id="339" w:author="耿正霖" w:date="2016-05-27T00:25:00Z">
            <w:r w:rsidRPr="006A6E0A">
              <w:rPr>
                <w:rStyle w:val="Hyperlink"/>
                <w:noProof/>
              </w:rPr>
              <w:fldChar w:fldCharType="begin"/>
            </w:r>
            <w:r w:rsidRPr="006A6E0A">
              <w:rPr>
                <w:rStyle w:val="Hyperlink"/>
                <w:noProof/>
              </w:rPr>
              <w:instrText xml:space="preserve"> </w:instrText>
            </w:r>
            <w:r>
              <w:rPr>
                <w:noProof/>
              </w:rPr>
              <w:instrText>HYPERLINK \l "_Toc452072062"</w:instrText>
            </w:r>
            <w:r w:rsidRPr="006A6E0A">
              <w:rPr>
                <w:rStyle w:val="Hyperlink"/>
                <w:noProof/>
              </w:rPr>
              <w:instrText xml:space="preserve"> </w:instrText>
            </w:r>
            <w:r w:rsidRPr="006A6E0A">
              <w:rPr>
                <w:rStyle w:val="Hyperlink"/>
                <w:noProof/>
              </w:rPr>
              <w:fldChar w:fldCharType="separate"/>
            </w:r>
            <w:r w:rsidRPr="006A6E0A">
              <w:rPr>
                <w:rStyle w:val="Hyperlink"/>
                <w:noProof/>
              </w:rPr>
              <w:t>声</w:t>
            </w:r>
            <w:r w:rsidRPr="006A6E0A">
              <w:rPr>
                <w:rStyle w:val="Hyperlink"/>
                <w:noProof/>
              </w:rPr>
              <w:t xml:space="preserve">    </w:t>
            </w:r>
            <w:r w:rsidRPr="006A6E0A">
              <w:rPr>
                <w:rStyle w:val="Hyperlink"/>
                <w:noProof/>
              </w:rPr>
              <w:t>明</w:t>
            </w:r>
            <w:r>
              <w:rPr>
                <w:noProof/>
                <w:webHidden/>
              </w:rPr>
              <w:tab/>
            </w:r>
            <w:r>
              <w:rPr>
                <w:noProof/>
                <w:webHidden/>
              </w:rPr>
              <w:fldChar w:fldCharType="begin"/>
            </w:r>
            <w:r>
              <w:rPr>
                <w:noProof/>
                <w:webHidden/>
              </w:rPr>
              <w:instrText xml:space="preserve"> PAGEREF _Toc452072062 \h </w:instrText>
            </w:r>
          </w:ins>
          <w:r>
            <w:rPr>
              <w:noProof/>
              <w:webHidden/>
            </w:rPr>
          </w:r>
          <w:r>
            <w:rPr>
              <w:noProof/>
              <w:webHidden/>
            </w:rPr>
            <w:fldChar w:fldCharType="separate"/>
          </w:r>
          <w:ins w:id="340" w:author="耿正霖" w:date="2016-05-27T00:25:00Z">
            <w:r>
              <w:rPr>
                <w:noProof/>
                <w:webHidden/>
              </w:rPr>
              <w:t>26</w:t>
            </w:r>
            <w:r>
              <w:rPr>
                <w:noProof/>
                <w:webHidden/>
              </w:rPr>
              <w:fldChar w:fldCharType="end"/>
            </w:r>
            <w:r w:rsidRPr="006A6E0A">
              <w:rPr>
                <w:rStyle w:val="Hyperlink"/>
                <w:noProof/>
              </w:rPr>
              <w:fldChar w:fldCharType="end"/>
            </w:r>
          </w:ins>
        </w:p>
        <w:p w:rsidR="00995219" w:rsidRDefault="00995219">
          <w:pPr>
            <w:pStyle w:val="TOC1"/>
            <w:rPr>
              <w:ins w:id="341" w:author="耿正霖" w:date="2016-05-27T00:25:00Z"/>
              <w:rFonts w:asciiTheme="minorHAnsi" w:eastAsiaTheme="minorEastAsia" w:hAnsiTheme="minorHAnsi"/>
              <w:noProof/>
              <w:sz w:val="21"/>
              <w:szCs w:val="22"/>
            </w:rPr>
          </w:pPr>
          <w:ins w:id="342" w:author="耿正霖" w:date="2016-05-27T00:25:00Z">
            <w:r w:rsidRPr="006A6E0A">
              <w:rPr>
                <w:rStyle w:val="Hyperlink"/>
                <w:noProof/>
              </w:rPr>
              <w:lastRenderedPageBreak/>
              <w:fldChar w:fldCharType="begin"/>
            </w:r>
            <w:r w:rsidRPr="006A6E0A">
              <w:rPr>
                <w:rStyle w:val="Hyperlink"/>
                <w:noProof/>
              </w:rPr>
              <w:instrText xml:space="preserve"> </w:instrText>
            </w:r>
            <w:r>
              <w:rPr>
                <w:noProof/>
              </w:rPr>
              <w:instrText>HYPERLINK \l "_Toc452072063"</w:instrText>
            </w:r>
            <w:r w:rsidRPr="006A6E0A">
              <w:rPr>
                <w:rStyle w:val="Hyperlink"/>
                <w:noProof/>
              </w:rPr>
              <w:instrText xml:space="preserve"> </w:instrText>
            </w:r>
            <w:r w:rsidRPr="006A6E0A">
              <w:rPr>
                <w:rStyle w:val="Hyperlink"/>
                <w:noProof/>
              </w:rPr>
              <w:fldChar w:fldCharType="separate"/>
            </w:r>
            <w:r w:rsidRPr="006A6E0A">
              <w:rPr>
                <w:rStyle w:val="Hyperlink"/>
                <w:noProof/>
              </w:rPr>
              <w:t>附录</w:t>
            </w:r>
            <w:r w:rsidRPr="006A6E0A">
              <w:rPr>
                <w:rStyle w:val="Hyperlink"/>
                <w:noProof/>
              </w:rPr>
              <w:t xml:space="preserve"> A </w:t>
            </w:r>
            <w:r w:rsidRPr="006A6E0A">
              <w:rPr>
                <w:rStyle w:val="Hyperlink"/>
                <w:noProof/>
              </w:rPr>
              <w:t>外文资料的调研阅读报告</w:t>
            </w:r>
            <w:r>
              <w:rPr>
                <w:noProof/>
                <w:webHidden/>
              </w:rPr>
              <w:tab/>
            </w:r>
            <w:r>
              <w:rPr>
                <w:noProof/>
                <w:webHidden/>
              </w:rPr>
              <w:fldChar w:fldCharType="begin"/>
            </w:r>
            <w:r>
              <w:rPr>
                <w:noProof/>
                <w:webHidden/>
              </w:rPr>
              <w:instrText xml:space="preserve"> PAGEREF _Toc452072063 \h </w:instrText>
            </w:r>
          </w:ins>
          <w:r>
            <w:rPr>
              <w:noProof/>
              <w:webHidden/>
            </w:rPr>
          </w:r>
          <w:r>
            <w:rPr>
              <w:noProof/>
              <w:webHidden/>
            </w:rPr>
            <w:fldChar w:fldCharType="separate"/>
          </w:r>
          <w:ins w:id="343" w:author="耿正霖" w:date="2016-05-27T00:25:00Z">
            <w:r>
              <w:rPr>
                <w:noProof/>
                <w:webHidden/>
              </w:rPr>
              <w:t>27</w:t>
            </w:r>
            <w:r>
              <w:rPr>
                <w:noProof/>
                <w:webHidden/>
              </w:rPr>
              <w:fldChar w:fldCharType="end"/>
            </w:r>
            <w:r w:rsidRPr="006A6E0A">
              <w:rPr>
                <w:rStyle w:val="Hyperlink"/>
                <w:noProof/>
              </w:rPr>
              <w:fldChar w:fldCharType="end"/>
            </w:r>
          </w:ins>
        </w:p>
        <w:p w:rsidR="00AB275A" w:rsidDel="00A87319" w:rsidRDefault="00AB275A">
          <w:pPr>
            <w:pStyle w:val="TOC1"/>
            <w:tabs>
              <w:tab w:val="left" w:pos="1470"/>
            </w:tabs>
            <w:rPr>
              <w:ins w:id="344" w:author="耿正霖" w:date="2016-05-26T22:39:00Z"/>
              <w:del w:id="345" w:author="耿正霖" w:date="2016-05-27T00:23:00Z"/>
              <w:rFonts w:asciiTheme="minorHAnsi" w:eastAsiaTheme="minorEastAsia" w:hAnsiTheme="minorHAnsi"/>
              <w:noProof/>
              <w:sz w:val="21"/>
              <w:szCs w:val="22"/>
            </w:rPr>
          </w:pPr>
          <w:ins w:id="346" w:author="耿正霖" w:date="2016-05-26T22:39:00Z">
            <w:del w:id="347" w:author="耿正霖" w:date="2016-05-27T00:23:00Z">
              <w:r w:rsidRPr="00A87319" w:rsidDel="00A87319">
                <w:rPr>
                  <w:rStyle w:val="Hyperlink"/>
                  <w:rFonts w:hint="eastAsia"/>
                  <w:noProof/>
                </w:rPr>
                <w:delText>第</w:delText>
              </w:r>
              <w:r w:rsidRPr="00A87319" w:rsidDel="00A87319">
                <w:rPr>
                  <w:rStyle w:val="Hyperlink"/>
                  <w:noProof/>
                </w:rPr>
                <w:delText>1</w:delText>
              </w:r>
              <w:r w:rsidRPr="00A87319" w:rsidDel="00A87319">
                <w:rPr>
                  <w:rStyle w:val="Hyperlink"/>
                  <w:rFonts w:hint="eastAsia"/>
                  <w:noProof/>
                </w:rPr>
                <w:delText>章</w:delText>
              </w:r>
              <w:r w:rsidDel="00A87319">
                <w:rPr>
                  <w:rFonts w:asciiTheme="minorHAnsi" w:eastAsiaTheme="minorEastAsia" w:hAnsiTheme="minorHAnsi"/>
                  <w:noProof/>
                  <w:sz w:val="21"/>
                  <w:szCs w:val="22"/>
                </w:rPr>
                <w:tab/>
              </w:r>
              <w:r w:rsidRPr="00A87319" w:rsidDel="00A87319">
                <w:rPr>
                  <w:rStyle w:val="Hyperlink"/>
                  <w:rFonts w:hint="eastAsia"/>
                  <w:noProof/>
                </w:rPr>
                <w:delText>引言</w:delText>
              </w:r>
              <w:r w:rsidDel="00A87319">
                <w:rPr>
                  <w:noProof/>
                  <w:webHidden/>
                </w:rPr>
                <w:tab/>
                <w:delText>1</w:delText>
              </w:r>
            </w:del>
          </w:ins>
        </w:p>
        <w:p w:rsidR="00AB275A" w:rsidDel="00A87319" w:rsidRDefault="00AB275A">
          <w:pPr>
            <w:pStyle w:val="TOC2"/>
            <w:tabs>
              <w:tab w:val="left" w:pos="1470"/>
              <w:tab w:val="right" w:leader="dot" w:pos="8381"/>
            </w:tabs>
            <w:ind w:left="480"/>
            <w:rPr>
              <w:ins w:id="348" w:author="耿正霖" w:date="2016-05-26T22:39:00Z"/>
              <w:del w:id="349" w:author="耿正霖" w:date="2016-05-27T00:23:00Z"/>
              <w:rFonts w:asciiTheme="minorHAnsi" w:eastAsiaTheme="minorEastAsia" w:hAnsiTheme="minorHAnsi"/>
              <w:noProof/>
              <w:sz w:val="21"/>
              <w:szCs w:val="22"/>
            </w:rPr>
          </w:pPr>
          <w:ins w:id="350" w:author="耿正霖" w:date="2016-05-26T22:39:00Z">
            <w:del w:id="351" w:author="耿正霖" w:date="2016-05-27T00:23:00Z">
              <w:r w:rsidRPr="00A87319" w:rsidDel="00A87319">
                <w:rPr>
                  <w:rStyle w:val="Hyperlink"/>
                  <w:noProof/>
                </w:rPr>
                <w:delText>1.1</w:delText>
              </w:r>
              <w:r w:rsidDel="00A87319">
                <w:rPr>
                  <w:rFonts w:asciiTheme="minorHAnsi" w:eastAsiaTheme="minorEastAsia" w:hAnsiTheme="minorHAnsi"/>
                  <w:noProof/>
                  <w:sz w:val="21"/>
                  <w:szCs w:val="22"/>
                </w:rPr>
                <w:tab/>
              </w:r>
              <w:r w:rsidRPr="00A87319" w:rsidDel="00A87319">
                <w:rPr>
                  <w:rStyle w:val="Hyperlink"/>
                  <w:rFonts w:hint="eastAsia"/>
                  <w:noProof/>
                </w:rPr>
                <w:delText>问题提出</w:delText>
              </w:r>
              <w:r w:rsidDel="00A87319">
                <w:rPr>
                  <w:noProof/>
                  <w:webHidden/>
                </w:rPr>
                <w:tab/>
                <w:delText>1</w:delText>
              </w:r>
            </w:del>
          </w:ins>
        </w:p>
        <w:p w:rsidR="00AB275A" w:rsidDel="00A87319" w:rsidRDefault="00AB275A">
          <w:pPr>
            <w:pStyle w:val="TOC2"/>
            <w:tabs>
              <w:tab w:val="left" w:pos="1470"/>
              <w:tab w:val="right" w:leader="dot" w:pos="8381"/>
            </w:tabs>
            <w:ind w:left="480"/>
            <w:rPr>
              <w:ins w:id="352" w:author="耿正霖" w:date="2016-05-26T22:39:00Z"/>
              <w:del w:id="353" w:author="耿正霖" w:date="2016-05-27T00:23:00Z"/>
              <w:rFonts w:asciiTheme="minorHAnsi" w:eastAsiaTheme="minorEastAsia" w:hAnsiTheme="minorHAnsi"/>
              <w:noProof/>
              <w:sz w:val="21"/>
              <w:szCs w:val="22"/>
            </w:rPr>
          </w:pPr>
          <w:ins w:id="354" w:author="耿正霖" w:date="2016-05-26T22:39:00Z">
            <w:del w:id="355" w:author="耿正霖" w:date="2016-05-27T00:23:00Z">
              <w:r w:rsidRPr="00A87319" w:rsidDel="00A87319">
                <w:rPr>
                  <w:rStyle w:val="Hyperlink"/>
                  <w:noProof/>
                </w:rPr>
                <w:delText>1.2</w:delText>
              </w:r>
              <w:r w:rsidDel="00A87319">
                <w:rPr>
                  <w:rFonts w:asciiTheme="minorHAnsi" w:eastAsiaTheme="minorEastAsia" w:hAnsiTheme="minorHAnsi"/>
                  <w:noProof/>
                  <w:sz w:val="21"/>
                  <w:szCs w:val="22"/>
                </w:rPr>
                <w:tab/>
              </w:r>
              <w:r w:rsidRPr="00A87319" w:rsidDel="00A87319">
                <w:rPr>
                  <w:rStyle w:val="Hyperlink"/>
                  <w:rFonts w:hint="eastAsia"/>
                  <w:noProof/>
                </w:rPr>
                <w:delText>光场简介</w:delText>
              </w:r>
              <w:r w:rsidDel="00A87319">
                <w:rPr>
                  <w:noProof/>
                  <w:webHidden/>
                </w:rPr>
                <w:tab/>
                <w:delText>1</w:delText>
              </w:r>
            </w:del>
          </w:ins>
        </w:p>
        <w:p w:rsidR="00AB275A" w:rsidDel="00A87319" w:rsidRDefault="00AB275A">
          <w:pPr>
            <w:pStyle w:val="TOC2"/>
            <w:tabs>
              <w:tab w:val="left" w:pos="1470"/>
              <w:tab w:val="right" w:leader="dot" w:pos="8381"/>
            </w:tabs>
            <w:ind w:left="480"/>
            <w:rPr>
              <w:ins w:id="356" w:author="耿正霖" w:date="2016-05-26T22:39:00Z"/>
              <w:del w:id="357" w:author="耿正霖" w:date="2016-05-27T00:23:00Z"/>
              <w:rFonts w:asciiTheme="minorHAnsi" w:eastAsiaTheme="minorEastAsia" w:hAnsiTheme="minorHAnsi"/>
              <w:noProof/>
              <w:sz w:val="21"/>
              <w:szCs w:val="22"/>
            </w:rPr>
          </w:pPr>
          <w:ins w:id="358" w:author="耿正霖" w:date="2016-05-26T22:39:00Z">
            <w:del w:id="359" w:author="耿正霖" w:date="2016-05-27T00:23:00Z">
              <w:r w:rsidRPr="00A87319" w:rsidDel="00A87319">
                <w:rPr>
                  <w:rStyle w:val="Hyperlink"/>
                  <w:noProof/>
                </w:rPr>
                <w:delText>1.3</w:delText>
              </w:r>
              <w:r w:rsidDel="00A87319">
                <w:rPr>
                  <w:rFonts w:asciiTheme="minorHAnsi" w:eastAsiaTheme="minorEastAsia" w:hAnsiTheme="minorHAnsi"/>
                  <w:noProof/>
                  <w:sz w:val="21"/>
                  <w:szCs w:val="22"/>
                </w:rPr>
                <w:tab/>
              </w:r>
              <w:r w:rsidRPr="00A87319" w:rsidDel="00A87319">
                <w:rPr>
                  <w:rStyle w:val="Hyperlink"/>
                  <w:rFonts w:hint="eastAsia"/>
                  <w:noProof/>
                </w:rPr>
                <w:delText>已有研究概述</w:delText>
              </w:r>
              <w:r w:rsidDel="00A87319">
                <w:rPr>
                  <w:noProof/>
                  <w:webHidden/>
                </w:rPr>
                <w:tab/>
                <w:delText>2</w:delText>
              </w:r>
            </w:del>
          </w:ins>
        </w:p>
        <w:p w:rsidR="00AB275A" w:rsidDel="00A87319" w:rsidRDefault="00AB275A">
          <w:pPr>
            <w:pStyle w:val="TOC2"/>
            <w:tabs>
              <w:tab w:val="left" w:pos="1470"/>
              <w:tab w:val="right" w:leader="dot" w:pos="8381"/>
            </w:tabs>
            <w:ind w:left="480"/>
            <w:rPr>
              <w:ins w:id="360" w:author="耿正霖" w:date="2016-05-26T22:39:00Z"/>
              <w:del w:id="361" w:author="耿正霖" w:date="2016-05-27T00:23:00Z"/>
              <w:rFonts w:asciiTheme="minorHAnsi" w:eastAsiaTheme="minorEastAsia" w:hAnsiTheme="minorHAnsi"/>
              <w:noProof/>
              <w:sz w:val="21"/>
              <w:szCs w:val="22"/>
            </w:rPr>
          </w:pPr>
          <w:ins w:id="362" w:author="耿正霖" w:date="2016-05-26T22:39:00Z">
            <w:del w:id="363" w:author="耿正霖" w:date="2016-05-27T00:23:00Z">
              <w:r w:rsidRPr="00A87319" w:rsidDel="00A87319">
                <w:rPr>
                  <w:rStyle w:val="Hyperlink"/>
                  <w:noProof/>
                </w:rPr>
                <w:delText>1.4</w:delText>
              </w:r>
              <w:r w:rsidDel="00A87319">
                <w:rPr>
                  <w:rFonts w:asciiTheme="minorHAnsi" w:eastAsiaTheme="minorEastAsia" w:hAnsiTheme="minorHAnsi"/>
                  <w:noProof/>
                  <w:sz w:val="21"/>
                  <w:szCs w:val="22"/>
                </w:rPr>
                <w:tab/>
              </w:r>
              <w:r w:rsidRPr="00A87319" w:rsidDel="00A87319">
                <w:rPr>
                  <w:rStyle w:val="Hyperlink"/>
                  <w:rFonts w:hint="eastAsia"/>
                  <w:noProof/>
                </w:rPr>
                <w:delText>论文组织结构</w:delText>
              </w:r>
              <w:r w:rsidDel="00A87319">
                <w:rPr>
                  <w:noProof/>
                  <w:webHidden/>
                </w:rPr>
                <w:tab/>
                <w:delText>3</w:delText>
              </w:r>
            </w:del>
          </w:ins>
        </w:p>
        <w:p w:rsidR="00AB275A" w:rsidDel="00A87319" w:rsidRDefault="00AB275A">
          <w:pPr>
            <w:pStyle w:val="TOC1"/>
            <w:tabs>
              <w:tab w:val="left" w:pos="1470"/>
            </w:tabs>
            <w:rPr>
              <w:ins w:id="364" w:author="耿正霖" w:date="2016-05-26T22:39:00Z"/>
              <w:del w:id="365" w:author="耿正霖" w:date="2016-05-27T00:23:00Z"/>
              <w:rFonts w:asciiTheme="minorHAnsi" w:eastAsiaTheme="minorEastAsia" w:hAnsiTheme="minorHAnsi"/>
              <w:noProof/>
              <w:sz w:val="21"/>
              <w:szCs w:val="22"/>
            </w:rPr>
          </w:pPr>
          <w:ins w:id="366" w:author="耿正霖" w:date="2016-05-26T22:39:00Z">
            <w:del w:id="367" w:author="耿正霖" w:date="2016-05-27T00:23:00Z">
              <w:r w:rsidRPr="00A87319" w:rsidDel="00A87319">
                <w:rPr>
                  <w:rStyle w:val="Hyperlink"/>
                  <w:rFonts w:hint="eastAsia"/>
                  <w:noProof/>
                </w:rPr>
                <w:delText>第</w:delText>
              </w:r>
              <w:r w:rsidRPr="00A87319" w:rsidDel="00A87319">
                <w:rPr>
                  <w:rStyle w:val="Hyperlink"/>
                  <w:noProof/>
                </w:rPr>
                <w:delText>2</w:delText>
              </w:r>
              <w:r w:rsidRPr="00A87319" w:rsidDel="00A87319">
                <w:rPr>
                  <w:rStyle w:val="Hyperlink"/>
                  <w:rFonts w:hint="eastAsia"/>
                  <w:noProof/>
                </w:rPr>
                <w:delText>章</w:delText>
              </w:r>
              <w:r w:rsidDel="00A87319">
                <w:rPr>
                  <w:rFonts w:asciiTheme="minorHAnsi" w:eastAsiaTheme="minorEastAsia" w:hAnsiTheme="minorHAnsi"/>
                  <w:noProof/>
                  <w:sz w:val="21"/>
                  <w:szCs w:val="22"/>
                </w:rPr>
                <w:tab/>
              </w:r>
              <w:r w:rsidRPr="00A87319" w:rsidDel="00A87319">
                <w:rPr>
                  <w:rStyle w:val="Hyperlink"/>
                  <w:rFonts w:hint="eastAsia"/>
                  <w:noProof/>
                </w:rPr>
                <w:delText>基于手持相机的光场采集系统</w:delText>
              </w:r>
              <w:r w:rsidDel="00A87319">
                <w:rPr>
                  <w:noProof/>
                  <w:webHidden/>
                </w:rPr>
                <w:tab/>
                <w:delText>4</w:delText>
              </w:r>
            </w:del>
          </w:ins>
        </w:p>
        <w:p w:rsidR="00AB275A" w:rsidDel="00A87319" w:rsidRDefault="00AB275A">
          <w:pPr>
            <w:pStyle w:val="TOC2"/>
            <w:tabs>
              <w:tab w:val="right" w:leader="dot" w:pos="8381"/>
            </w:tabs>
            <w:ind w:left="480"/>
            <w:rPr>
              <w:ins w:id="368" w:author="耿正霖" w:date="2016-05-26T22:39:00Z"/>
              <w:del w:id="369" w:author="耿正霖" w:date="2016-05-27T00:23:00Z"/>
              <w:rFonts w:asciiTheme="minorHAnsi" w:eastAsiaTheme="minorEastAsia" w:hAnsiTheme="minorHAnsi"/>
              <w:noProof/>
              <w:sz w:val="21"/>
              <w:szCs w:val="22"/>
            </w:rPr>
          </w:pPr>
          <w:ins w:id="370" w:author="耿正霖" w:date="2016-05-26T22:39:00Z">
            <w:del w:id="371" w:author="耿正霖" w:date="2016-05-27T00:23:00Z">
              <w:r w:rsidRPr="00A87319" w:rsidDel="00A87319">
                <w:rPr>
                  <w:rStyle w:val="Hyperlink"/>
                  <w:noProof/>
                  <w:kern w:val="44"/>
                </w:rPr>
                <w:delText xml:space="preserve">2.1  </w:delText>
              </w:r>
              <w:r w:rsidRPr="00A87319" w:rsidDel="00A87319">
                <w:rPr>
                  <w:rStyle w:val="Hyperlink"/>
                  <w:rFonts w:hint="eastAsia"/>
                  <w:noProof/>
                  <w:kern w:val="44"/>
                </w:rPr>
                <w:delText>系统目标</w:delText>
              </w:r>
              <w:r w:rsidDel="00A87319">
                <w:rPr>
                  <w:noProof/>
                  <w:webHidden/>
                </w:rPr>
                <w:tab/>
                <w:delText>4</w:delText>
              </w:r>
            </w:del>
          </w:ins>
        </w:p>
        <w:p w:rsidR="00AB275A" w:rsidDel="00A87319" w:rsidRDefault="00AB275A">
          <w:pPr>
            <w:pStyle w:val="TOC2"/>
            <w:tabs>
              <w:tab w:val="left" w:pos="1470"/>
              <w:tab w:val="right" w:leader="dot" w:pos="8381"/>
            </w:tabs>
            <w:ind w:left="480"/>
            <w:rPr>
              <w:ins w:id="372" w:author="耿正霖" w:date="2016-05-26T22:39:00Z"/>
              <w:del w:id="373" w:author="耿正霖" w:date="2016-05-27T00:23:00Z"/>
              <w:rFonts w:asciiTheme="minorHAnsi" w:eastAsiaTheme="minorEastAsia" w:hAnsiTheme="minorHAnsi"/>
              <w:noProof/>
              <w:sz w:val="21"/>
              <w:szCs w:val="22"/>
            </w:rPr>
          </w:pPr>
          <w:ins w:id="374" w:author="耿正霖" w:date="2016-05-26T22:39:00Z">
            <w:del w:id="375" w:author="耿正霖" w:date="2016-05-27T00:23:00Z">
              <w:r w:rsidRPr="00A87319" w:rsidDel="00A87319">
                <w:rPr>
                  <w:rStyle w:val="Hyperlink"/>
                  <w:noProof/>
                </w:rPr>
                <w:delText>2.2</w:delText>
              </w:r>
              <w:r w:rsidDel="00A87319">
                <w:rPr>
                  <w:rFonts w:asciiTheme="minorHAnsi" w:eastAsiaTheme="minorEastAsia" w:hAnsiTheme="minorHAnsi"/>
                  <w:noProof/>
                  <w:sz w:val="21"/>
                  <w:szCs w:val="22"/>
                </w:rPr>
                <w:tab/>
              </w:r>
              <w:r w:rsidRPr="00A87319" w:rsidDel="00A87319">
                <w:rPr>
                  <w:rStyle w:val="Hyperlink"/>
                  <w:rFonts w:hint="eastAsia"/>
                  <w:noProof/>
                </w:rPr>
                <w:delText>光场采集</w:delText>
              </w:r>
              <w:r w:rsidDel="00A87319">
                <w:rPr>
                  <w:noProof/>
                  <w:webHidden/>
                </w:rPr>
                <w:tab/>
                <w:delText>4</w:delText>
              </w:r>
            </w:del>
          </w:ins>
        </w:p>
        <w:p w:rsidR="00AB275A" w:rsidDel="00A87319" w:rsidRDefault="00AB275A">
          <w:pPr>
            <w:pStyle w:val="TOC2"/>
            <w:tabs>
              <w:tab w:val="left" w:pos="1470"/>
              <w:tab w:val="right" w:leader="dot" w:pos="8381"/>
            </w:tabs>
            <w:ind w:left="480"/>
            <w:rPr>
              <w:ins w:id="376" w:author="耿正霖" w:date="2016-05-26T22:39:00Z"/>
              <w:del w:id="377" w:author="耿正霖" w:date="2016-05-27T00:23:00Z"/>
              <w:rFonts w:asciiTheme="minorHAnsi" w:eastAsiaTheme="minorEastAsia" w:hAnsiTheme="minorHAnsi"/>
              <w:noProof/>
              <w:sz w:val="21"/>
              <w:szCs w:val="22"/>
            </w:rPr>
          </w:pPr>
          <w:ins w:id="378" w:author="耿正霖" w:date="2016-05-26T22:39:00Z">
            <w:del w:id="379" w:author="耿正霖" w:date="2016-05-27T00:23:00Z">
              <w:r w:rsidRPr="00A87319" w:rsidDel="00A87319">
                <w:rPr>
                  <w:rStyle w:val="Hyperlink"/>
                  <w:noProof/>
                </w:rPr>
                <w:delText>2.3</w:delText>
              </w:r>
              <w:r w:rsidDel="00A87319">
                <w:rPr>
                  <w:rFonts w:asciiTheme="minorHAnsi" w:eastAsiaTheme="minorEastAsia" w:hAnsiTheme="minorHAnsi"/>
                  <w:noProof/>
                  <w:sz w:val="21"/>
                  <w:szCs w:val="22"/>
                </w:rPr>
                <w:tab/>
              </w:r>
              <w:r w:rsidRPr="00A87319" w:rsidDel="00A87319">
                <w:rPr>
                  <w:rStyle w:val="Hyperlink"/>
                  <w:rFonts w:hint="eastAsia"/>
                  <w:noProof/>
                </w:rPr>
                <w:delText>光场渲染</w:delText>
              </w:r>
              <w:r w:rsidDel="00A87319">
                <w:rPr>
                  <w:noProof/>
                  <w:webHidden/>
                </w:rPr>
                <w:tab/>
                <w:delText>6</w:delText>
              </w:r>
            </w:del>
          </w:ins>
        </w:p>
        <w:p w:rsidR="00AB275A" w:rsidDel="00A87319" w:rsidRDefault="00AB275A">
          <w:pPr>
            <w:pStyle w:val="TOC2"/>
            <w:tabs>
              <w:tab w:val="left" w:pos="1470"/>
              <w:tab w:val="right" w:leader="dot" w:pos="8381"/>
            </w:tabs>
            <w:ind w:left="480"/>
            <w:rPr>
              <w:ins w:id="380" w:author="耿正霖" w:date="2016-05-26T22:39:00Z"/>
              <w:del w:id="381" w:author="耿正霖" w:date="2016-05-27T00:23:00Z"/>
              <w:rFonts w:asciiTheme="minorHAnsi" w:eastAsiaTheme="minorEastAsia" w:hAnsiTheme="minorHAnsi"/>
              <w:noProof/>
              <w:sz w:val="21"/>
              <w:szCs w:val="22"/>
            </w:rPr>
          </w:pPr>
          <w:ins w:id="382" w:author="耿正霖" w:date="2016-05-26T22:39:00Z">
            <w:del w:id="383" w:author="耿正霖" w:date="2016-05-27T00:23:00Z">
              <w:r w:rsidRPr="00A87319" w:rsidDel="00A87319">
                <w:rPr>
                  <w:rStyle w:val="Hyperlink"/>
                  <w:noProof/>
                </w:rPr>
                <w:delText>2.4</w:delText>
              </w:r>
              <w:r w:rsidDel="00A87319">
                <w:rPr>
                  <w:rFonts w:asciiTheme="minorHAnsi" w:eastAsiaTheme="minorEastAsia" w:hAnsiTheme="minorHAnsi"/>
                  <w:noProof/>
                  <w:sz w:val="21"/>
                  <w:szCs w:val="22"/>
                </w:rPr>
                <w:tab/>
              </w:r>
              <w:r w:rsidRPr="00A87319" w:rsidDel="00A87319">
                <w:rPr>
                  <w:rStyle w:val="Hyperlink"/>
                  <w:rFonts w:hint="eastAsia"/>
                  <w:noProof/>
                </w:rPr>
                <w:delText>实现细节</w:delText>
              </w:r>
              <w:r w:rsidDel="00A87319">
                <w:rPr>
                  <w:noProof/>
                  <w:webHidden/>
                </w:rPr>
                <w:tab/>
                <w:delText>7</w:delText>
              </w:r>
            </w:del>
          </w:ins>
        </w:p>
        <w:p w:rsidR="00AB275A" w:rsidDel="00A87319" w:rsidRDefault="00AB275A">
          <w:pPr>
            <w:pStyle w:val="TOC1"/>
            <w:tabs>
              <w:tab w:val="left" w:pos="1470"/>
            </w:tabs>
            <w:rPr>
              <w:ins w:id="384" w:author="耿正霖" w:date="2016-05-26T22:39:00Z"/>
              <w:del w:id="385" w:author="耿正霖" w:date="2016-05-27T00:23:00Z"/>
              <w:rFonts w:asciiTheme="minorHAnsi" w:eastAsiaTheme="minorEastAsia" w:hAnsiTheme="minorHAnsi"/>
              <w:noProof/>
              <w:sz w:val="21"/>
              <w:szCs w:val="22"/>
            </w:rPr>
          </w:pPr>
          <w:ins w:id="386" w:author="耿正霖" w:date="2016-05-26T22:39:00Z">
            <w:del w:id="387" w:author="耿正霖" w:date="2016-05-27T00:23:00Z">
              <w:r w:rsidRPr="00A87319" w:rsidDel="00A87319">
                <w:rPr>
                  <w:rStyle w:val="Hyperlink"/>
                  <w:rFonts w:hint="eastAsia"/>
                  <w:noProof/>
                </w:rPr>
                <w:delText>第</w:delText>
              </w:r>
              <w:r w:rsidRPr="00A87319" w:rsidDel="00A87319">
                <w:rPr>
                  <w:rStyle w:val="Hyperlink"/>
                  <w:noProof/>
                </w:rPr>
                <w:delText>3</w:delText>
              </w:r>
              <w:r w:rsidRPr="00A87319" w:rsidDel="00A87319">
                <w:rPr>
                  <w:rStyle w:val="Hyperlink"/>
                  <w:rFonts w:hint="eastAsia"/>
                  <w:noProof/>
                </w:rPr>
                <w:delText>章</w:delText>
              </w:r>
              <w:r w:rsidDel="00A87319">
                <w:rPr>
                  <w:rFonts w:asciiTheme="minorHAnsi" w:eastAsiaTheme="minorEastAsia" w:hAnsiTheme="minorHAnsi"/>
                  <w:noProof/>
                  <w:sz w:val="21"/>
                  <w:szCs w:val="22"/>
                </w:rPr>
                <w:tab/>
              </w:r>
              <w:r w:rsidRPr="00A87319" w:rsidDel="00A87319">
                <w:rPr>
                  <w:rStyle w:val="Hyperlink"/>
                  <w:rFonts w:hint="eastAsia"/>
                  <w:noProof/>
                </w:rPr>
                <w:delText>光场采集</w:delText>
              </w:r>
              <w:r w:rsidDel="00A87319">
                <w:rPr>
                  <w:noProof/>
                  <w:webHidden/>
                </w:rPr>
                <w:tab/>
                <w:delText>8</w:delText>
              </w:r>
            </w:del>
          </w:ins>
        </w:p>
        <w:p w:rsidR="00AB275A" w:rsidDel="00A87319" w:rsidRDefault="00AB275A">
          <w:pPr>
            <w:pStyle w:val="TOC2"/>
            <w:tabs>
              <w:tab w:val="left" w:pos="1470"/>
              <w:tab w:val="right" w:leader="dot" w:pos="8381"/>
            </w:tabs>
            <w:ind w:left="480"/>
            <w:rPr>
              <w:ins w:id="388" w:author="耿正霖" w:date="2016-05-26T22:39:00Z"/>
              <w:del w:id="389" w:author="耿正霖" w:date="2016-05-27T00:23:00Z"/>
              <w:rFonts w:asciiTheme="minorHAnsi" w:eastAsiaTheme="minorEastAsia" w:hAnsiTheme="minorHAnsi"/>
              <w:noProof/>
              <w:sz w:val="21"/>
              <w:szCs w:val="22"/>
            </w:rPr>
          </w:pPr>
          <w:ins w:id="390" w:author="耿正霖" w:date="2016-05-26T22:39:00Z">
            <w:del w:id="391" w:author="耿正霖" w:date="2016-05-27T00:23:00Z">
              <w:r w:rsidRPr="00A87319" w:rsidDel="00A87319">
                <w:rPr>
                  <w:rStyle w:val="Hyperlink"/>
                  <w:noProof/>
                </w:rPr>
                <w:delText>3.1</w:delText>
              </w:r>
              <w:r w:rsidDel="00A87319">
                <w:rPr>
                  <w:rFonts w:asciiTheme="minorHAnsi" w:eastAsiaTheme="minorEastAsia" w:hAnsiTheme="minorHAnsi"/>
                  <w:noProof/>
                  <w:sz w:val="21"/>
                  <w:szCs w:val="22"/>
                </w:rPr>
                <w:tab/>
              </w:r>
              <w:r w:rsidRPr="00A87319" w:rsidDel="00A87319">
                <w:rPr>
                  <w:rStyle w:val="Hyperlink"/>
                  <w:rFonts w:hint="eastAsia"/>
                  <w:noProof/>
                </w:rPr>
                <w:delText>基于标志的采集方法</w:delText>
              </w:r>
              <w:r w:rsidDel="00A87319">
                <w:rPr>
                  <w:noProof/>
                  <w:webHidden/>
                </w:rPr>
                <w:tab/>
                <w:delText>8</w:delText>
              </w:r>
            </w:del>
          </w:ins>
        </w:p>
        <w:p w:rsidR="00AB275A" w:rsidDel="00A87319" w:rsidRDefault="00AB275A">
          <w:pPr>
            <w:pStyle w:val="TOC2"/>
            <w:tabs>
              <w:tab w:val="left" w:pos="1470"/>
              <w:tab w:val="right" w:leader="dot" w:pos="8381"/>
            </w:tabs>
            <w:ind w:left="480"/>
            <w:rPr>
              <w:ins w:id="392" w:author="耿正霖" w:date="2016-05-26T22:39:00Z"/>
              <w:del w:id="393" w:author="耿正霖" w:date="2016-05-27T00:23:00Z"/>
              <w:rFonts w:asciiTheme="minorHAnsi" w:eastAsiaTheme="minorEastAsia" w:hAnsiTheme="minorHAnsi"/>
              <w:noProof/>
              <w:sz w:val="21"/>
              <w:szCs w:val="22"/>
            </w:rPr>
          </w:pPr>
          <w:ins w:id="394" w:author="耿正霖" w:date="2016-05-26T22:39:00Z">
            <w:del w:id="395" w:author="耿正霖" w:date="2016-05-27T00:23:00Z">
              <w:r w:rsidRPr="00A87319" w:rsidDel="00A87319">
                <w:rPr>
                  <w:rStyle w:val="Hyperlink"/>
                  <w:noProof/>
                </w:rPr>
                <w:delText>3.2</w:delText>
              </w:r>
              <w:r w:rsidDel="00A87319">
                <w:rPr>
                  <w:rFonts w:asciiTheme="minorHAnsi" w:eastAsiaTheme="minorEastAsia" w:hAnsiTheme="minorHAnsi"/>
                  <w:noProof/>
                  <w:sz w:val="21"/>
                  <w:szCs w:val="22"/>
                </w:rPr>
                <w:tab/>
              </w:r>
              <w:r w:rsidRPr="00A87319" w:rsidDel="00A87319">
                <w:rPr>
                  <w:rStyle w:val="Hyperlink"/>
                  <w:rFonts w:hint="eastAsia"/>
                  <w:noProof/>
                </w:rPr>
                <w:delText>基于场景特征的采集方法</w:delText>
              </w:r>
              <w:r w:rsidDel="00A87319">
                <w:rPr>
                  <w:noProof/>
                  <w:webHidden/>
                </w:rPr>
                <w:tab/>
                <w:delText>12</w:delText>
              </w:r>
            </w:del>
          </w:ins>
        </w:p>
        <w:p w:rsidR="00AB275A" w:rsidDel="00A87319" w:rsidRDefault="00AB275A">
          <w:pPr>
            <w:pStyle w:val="TOC2"/>
            <w:tabs>
              <w:tab w:val="left" w:pos="1470"/>
              <w:tab w:val="right" w:leader="dot" w:pos="8381"/>
            </w:tabs>
            <w:ind w:left="480"/>
            <w:rPr>
              <w:ins w:id="396" w:author="耿正霖" w:date="2016-05-26T22:39:00Z"/>
              <w:del w:id="397" w:author="耿正霖" w:date="2016-05-27T00:23:00Z"/>
              <w:rFonts w:asciiTheme="minorHAnsi" w:eastAsiaTheme="minorEastAsia" w:hAnsiTheme="minorHAnsi"/>
              <w:noProof/>
              <w:sz w:val="21"/>
              <w:szCs w:val="22"/>
            </w:rPr>
          </w:pPr>
          <w:ins w:id="398" w:author="耿正霖" w:date="2016-05-26T22:39:00Z">
            <w:del w:id="399" w:author="耿正霖" w:date="2016-05-27T00:23:00Z">
              <w:r w:rsidRPr="00A87319" w:rsidDel="00A87319">
                <w:rPr>
                  <w:rStyle w:val="Hyperlink"/>
                  <w:noProof/>
                </w:rPr>
                <w:delText>3.3</w:delText>
              </w:r>
              <w:r w:rsidDel="00A87319">
                <w:rPr>
                  <w:rFonts w:asciiTheme="minorHAnsi" w:eastAsiaTheme="minorEastAsia" w:hAnsiTheme="minorHAnsi"/>
                  <w:noProof/>
                  <w:sz w:val="21"/>
                  <w:szCs w:val="22"/>
                </w:rPr>
                <w:tab/>
              </w:r>
              <w:r w:rsidRPr="00A87319" w:rsidDel="00A87319">
                <w:rPr>
                  <w:rStyle w:val="Hyperlink"/>
                  <w:rFonts w:hint="eastAsia"/>
                  <w:noProof/>
                </w:rPr>
                <w:delText>种采集方法的对比</w:delText>
              </w:r>
              <w:r w:rsidDel="00A87319">
                <w:rPr>
                  <w:noProof/>
                  <w:webHidden/>
                </w:rPr>
                <w:tab/>
                <w:delText>13</w:delText>
              </w:r>
            </w:del>
          </w:ins>
        </w:p>
        <w:p w:rsidR="00AB275A" w:rsidDel="00A87319" w:rsidRDefault="00AB275A">
          <w:pPr>
            <w:pStyle w:val="TOC1"/>
            <w:tabs>
              <w:tab w:val="left" w:pos="1470"/>
            </w:tabs>
            <w:rPr>
              <w:ins w:id="400" w:author="耿正霖" w:date="2016-05-26T22:39:00Z"/>
              <w:del w:id="401" w:author="耿正霖" w:date="2016-05-27T00:23:00Z"/>
              <w:rFonts w:asciiTheme="minorHAnsi" w:eastAsiaTheme="minorEastAsia" w:hAnsiTheme="minorHAnsi"/>
              <w:noProof/>
              <w:sz w:val="21"/>
              <w:szCs w:val="22"/>
            </w:rPr>
          </w:pPr>
          <w:ins w:id="402" w:author="耿正霖" w:date="2016-05-26T22:39:00Z">
            <w:del w:id="403" w:author="耿正霖" w:date="2016-05-27T00:23:00Z">
              <w:r w:rsidRPr="00A87319" w:rsidDel="00A87319">
                <w:rPr>
                  <w:rStyle w:val="Hyperlink"/>
                  <w:rFonts w:hint="eastAsia"/>
                  <w:noProof/>
                </w:rPr>
                <w:delText>第</w:delText>
              </w:r>
              <w:r w:rsidRPr="00A87319" w:rsidDel="00A87319">
                <w:rPr>
                  <w:rStyle w:val="Hyperlink"/>
                  <w:noProof/>
                </w:rPr>
                <w:delText>4</w:delText>
              </w:r>
              <w:r w:rsidRPr="00A87319" w:rsidDel="00A87319">
                <w:rPr>
                  <w:rStyle w:val="Hyperlink"/>
                  <w:rFonts w:hint="eastAsia"/>
                  <w:noProof/>
                </w:rPr>
                <w:delText>章</w:delText>
              </w:r>
              <w:r w:rsidDel="00A87319">
                <w:rPr>
                  <w:rFonts w:asciiTheme="minorHAnsi" w:eastAsiaTheme="minorEastAsia" w:hAnsiTheme="minorHAnsi"/>
                  <w:noProof/>
                  <w:sz w:val="21"/>
                  <w:szCs w:val="22"/>
                </w:rPr>
                <w:tab/>
              </w:r>
              <w:r w:rsidRPr="00A87319" w:rsidDel="00A87319">
                <w:rPr>
                  <w:rStyle w:val="Hyperlink"/>
                  <w:rFonts w:hint="eastAsia"/>
                  <w:noProof/>
                </w:rPr>
                <w:delText>光场渲染</w:delText>
              </w:r>
              <w:r w:rsidDel="00A87319">
                <w:rPr>
                  <w:noProof/>
                  <w:webHidden/>
                </w:rPr>
                <w:tab/>
                <w:delText>15</w:delText>
              </w:r>
            </w:del>
          </w:ins>
        </w:p>
        <w:p w:rsidR="00AB275A" w:rsidDel="00A87319" w:rsidRDefault="00AB275A">
          <w:pPr>
            <w:pStyle w:val="TOC2"/>
            <w:tabs>
              <w:tab w:val="left" w:pos="1470"/>
              <w:tab w:val="right" w:leader="dot" w:pos="8381"/>
            </w:tabs>
            <w:ind w:left="480"/>
            <w:rPr>
              <w:ins w:id="404" w:author="耿正霖" w:date="2016-05-26T22:39:00Z"/>
              <w:del w:id="405" w:author="耿正霖" w:date="2016-05-27T00:23:00Z"/>
              <w:rFonts w:asciiTheme="minorHAnsi" w:eastAsiaTheme="minorEastAsia" w:hAnsiTheme="minorHAnsi"/>
              <w:noProof/>
              <w:sz w:val="21"/>
              <w:szCs w:val="22"/>
            </w:rPr>
          </w:pPr>
          <w:ins w:id="406" w:author="耿正霖" w:date="2016-05-26T22:39:00Z">
            <w:del w:id="407" w:author="耿正霖" w:date="2016-05-27T00:23:00Z">
              <w:r w:rsidRPr="00A87319" w:rsidDel="00A87319">
                <w:rPr>
                  <w:rStyle w:val="Hyperlink"/>
                  <w:noProof/>
                </w:rPr>
                <w:delText>4.1</w:delText>
              </w:r>
              <w:r w:rsidDel="00A87319">
                <w:rPr>
                  <w:rFonts w:asciiTheme="minorHAnsi" w:eastAsiaTheme="minorEastAsia" w:hAnsiTheme="minorHAnsi"/>
                  <w:noProof/>
                  <w:sz w:val="21"/>
                  <w:szCs w:val="22"/>
                </w:rPr>
                <w:tab/>
              </w:r>
              <w:r w:rsidRPr="00A87319" w:rsidDel="00A87319">
                <w:rPr>
                  <w:rStyle w:val="Hyperlink"/>
                  <w:rFonts w:hint="eastAsia"/>
                  <w:noProof/>
                </w:rPr>
                <w:delText>逐段线性的渲染方法</w:delText>
              </w:r>
              <w:r w:rsidDel="00A87319">
                <w:rPr>
                  <w:noProof/>
                  <w:webHidden/>
                </w:rPr>
                <w:tab/>
                <w:delText>15</w:delText>
              </w:r>
            </w:del>
          </w:ins>
        </w:p>
        <w:p w:rsidR="00AB275A" w:rsidDel="00A87319" w:rsidRDefault="00AB275A">
          <w:pPr>
            <w:pStyle w:val="TOC2"/>
            <w:tabs>
              <w:tab w:val="left" w:pos="1470"/>
              <w:tab w:val="right" w:leader="dot" w:pos="8381"/>
            </w:tabs>
            <w:ind w:left="480"/>
            <w:rPr>
              <w:ins w:id="408" w:author="耿正霖" w:date="2016-05-26T22:39:00Z"/>
              <w:del w:id="409" w:author="耿正霖" w:date="2016-05-27T00:23:00Z"/>
              <w:rFonts w:asciiTheme="minorHAnsi" w:eastAsiaTheme="minorEastAsia" w:hAnsiTheme="minorHAnsi"/>
              <w:noProof/>
              <w:sz w:val="21"/>
              <w:szCs w:val="22"/>
            </w:rPr>
          </w:pPr>
          <w:ins w:id="410" w:author="耿正霖" w:date="2016-05-26T22:39:00Z">
            <w:del w:id="411" w:author="耿正霖" w:date="2016-05-27T00:23:00Z">
              <w:r w:rsidRPr="00A87319" w:rsidDel="00A87319">
                <w:rPr>
                  <w:rStyle w:val="Hyperlink"/>
                  <w:noProof/>
                </w:rPr>
                <w:delText>4.2</w:delText>
              </w:r>
              <w:r w:rsidDel="00A87319">
                <w:rPr>
                  <w:rFonts w:asciiTheme="minorHAnsi" w:eastAsiaTheme="minorEastAsia" w:hAnsiTheme="minorHAnsi"/>
                  <w:noProof/>
                  <w:sz w:val="21"/>
                  <w:szCs w:val="22"/>
                </w:rPr>
                <w:tab/>
              </w:r>
              <w:r w:rsidRPr="00A87319" w:rsidDel="00A87319">
                <w:rPr>
                  <w:rStyle w:val="Hyperlink"/>
                  <w:noProof/>
                </w:rPr>
                <w:delText>N</w:delText>
              </w:r>
              <w:r w:rsidRPr="00A87319" w:rsidDel="00A87319">
                <w:rPr>
                  <w:rStyle w:val="Hyperlink"/>
                  <w:rFonts w:hint="eastAsia"/>
                  <w:noProof/>
                </w:rPr>
                <w:delText>近邻的渲染方法</w:delText>
              </w:r>
              <w:r w:rsidDel="00A87319">
                <w:rPr>
                  <w:noProof/>
                  <w:webHidden/>
                </w:rPr>
                <w:tab/>
                <w:delText>19</w:delText>
              </w:r>
            </w:del>
          </w:ins>
        </w:p>
        <w:p w:rsidR="00AB275A" w:rsidDel="00A87319" w:rsidRDefault="00AB275A">
          <w:pPr>
            <w:pStyle w:val="TOC2"/>
            <w:tabs>
              <w:tab w:val="left" w:pos="1470"/>
              <w:tab w:val="right" w:leader="dot" w:pos="8381"/>
            </w:tabs>
            <w:ind w:left="480"/>
            <w:rPr>
              <w:ins w:id="412" w:author="耿正霖" w:date="2016-05-26T22:39:00Z"/>
              <w:del w:id="413" w:author="耿正霖" w:date="2016-05-27T00:23:00Z"/>
              <w:rFonts w:asciiTheme="minorHAnsi" w:eastAsiaTheme="minorEastAsia" w:hAnsiTheme="minorHAnsi"/>
              <w:noProof/>
              <w:sz w:val="21"/>
              <w:szCs w:val="22"/>
            </w:rPr>
          </w:pPr>
          <w:ins w:id="414" w:author="耿正霖" w:date="2016-05-26T22:39:00Z">
            <w:del w:id="415" w:author="耿正霖" w:date="2016-05-27T00:23:00Z">
              <w:r w:rsidRPr="00A87319" w:rsidDel="00A87319">
                <w:rPr>
                  <w:rStyle w:val="Hyperlink"/>
                  <w:noProof/>
                </w:rPr>
                <w:delText>4.3</w:delText>
              </w:r>
              <w:r w:rsidDel="00A87319">
                <w:rPr>
                  <w:rFonts w:asciiTheme="minorHAnsi" w:eastAsiaTheme="minorEastAsia" w:hAnsiTheme="minorHAnsi"/>
                  <w:noProof/>
                  <w:sz w:val="21"/>
                  <w:szCs w:val="22"/>
                </w:rPr>
                <w:tab/>
              </w:r>
              <w:r w:rsidRPr="00A87319" w:rsidDel="00A87319">
                <w:rPr>
                  <w:rStyle w:val="Hyperlink"/>
                  <w:rFonts w:hint="eastAsia"/>
                  <w:noProof/>
                </w:rPr>
                <w:delText>两种渲染方法的对比</w:delText>
              </w:r>
              <w:r w:rsidDel="00A87319">
                <w:rPr>
                  <w:noProof/>
                  <w:webHidden/>
                </w:rPr>
                <w:tab/>
                <w:delText>21</w:delText>
              </w:r>
            </w:del>
          </w:ins>
        </w:p>
        <w:p w:rsidR="00AB275A" w:rsidDel="00A87319" w:rsidRDefault="00AB275A">
          <w:pPr>
            <w:pStyle w:val="TOC1"/>
            <w:tabs>
              <w:tab w:val="left" w:pos="1470"/>
            </w:tabs>
            <w:rPr>
              <w:ins w:id="416" w:author="耿正霖" w:date="2016-05-26T22:39:00Z"/>
              <w:del w:id="417" w:author="耿正霖" w:date="2016-05-27T00:23:00Z"/>
              <w:rFonts w:asciiTheme="minorHAnsi" w:eastAsiaTheme="minorEastAsia" w:hAnsiTheme="minorHAnsi"/>
              <w:noProof/>
              <w:sz w:val="21"/>
              <w:szCs w:val="22"/>
            </w:rPr>
          </w:pPr>
          <w:ins w:id="418" w:author="耿正霖" w:date="2016-05-26T22:39:00Z">
            <w:del w:id="419" w:author="耿正霖" w:date="2016-05-27T00:23:00Z">
              <w:r w:rsidRPr="00A87319" w:rsidDel="00A87319">
                <w:rPr>
                  <w:rStyle w:val="Hyperlink"/>
                  <w:rFonts w:hint="eastAsia"/>
                  <w:noProof/>
                </w:rPr>
                <w:delText>第</w:delText>
              </w:r>
              <w:r w:rsidRPr="00A87319" w:rsidDel="00A87319">
                <w:rPr>
                  <w:rStyle w:val="Hyperlink"/>
                  <w:noProof/>
                </w:rPr>
                <w:delText>5</w:delText>
              </w:r>
              <w:r w:rsidRPr="00A87319" w:rsidDel="00A87319">
                <w:rPr>
                  <w:rStyle w:val="Hyperlink"/>
                  <w:rFonts w:hint="eastAsia"/>
                  <w:noProof/>
                </w:rPr>
                <w:delText>章</w:delText>
              </w:r>
              <w:r w:rsidDel="00A87319">
                <w:rPr>
                  <w:rFonts w:asciiTheme="minorHAnsi" w:eastAsiaTheme="minorEastAsia" w:hAnsiTheme="minorHAnsi"/>
                  <w:noProof/>
                  <w:sz w:val="21"/>
                  <w:szCs w:val="22"/>
                </w:rPr>
                <w:tab/>
              </w:r>
              <w:r w:rsidRPr="00A87319" w:rsidDel="00A87319">
                <w:rPr>
                  <w:rStyle w:val="Hyperlink"/>
                  <w:rFonts w:hint="eastAsia"/>
                  <w:noProof/>
                </w:rPr>
                <w:delText>结论</w:delText>
              </w:r>
              <w:r w:rsidDel="00A87319">
                <w:rPr>
                  <w:noProof/>
                  <w:webHidden/>
                </w:rPr>
                <w:tab/>
                <w:delText>24</w:delText>
              </w:r>
            </w:del>
          </w:ins>
        </w:p>
        <w:p w:rsidR="00AB275A" w:rsidDel="00A87319" w:rsidRDefault="00AB275A">
          <w:pPr>
            <w:pStyle w:val="TOC2"/>
            <w:tabs>
              <w:tab w:val="left" w:pos="1470"/>
              <w:tab w:val="right" w:leader="dot" w:pos="8381"/>
            </w:tabs>
            <w:ind w:left="480"/>
            <w:rPr>
              <w:ins w:id="420" w:author="耿正霖" w:date="2016-05-26T22:39:00Z"/>
              <w:del w:id="421" w:author="耿正霖" w:date="2016-05-27T00:23:00Z"/>
              <w:rFonts w:asciiTheme="minorHAnsi" w:eastAsiaTheme="minorEastAsia" w:hAnsiTheme="minorHAnsi"/>
              <w:noProof/>
              <w:sz w:val="21"/>
              <w:szCs w:val="22"/>
            </w:rPr>
          </w:pPr>
          <w:ins w:id="422" w:author="耿正霖" w:date="2016-05-26T22:39:00Z">
            <w:del w:id="423" w:author="耿正霖" w:date="2016-05-27T00:23:00Z">
              <w:r w:rsidRPr="00A87319" w:rsidDel="00A87319">
                <w:rPr>
                  <w:rStyle w:val="Hyperlink"/>
                  <w:noProof/>
                </w:rPr>
                <w:delText>5.1</w:delText>
              </w:r>
              <w:r w:rsidDel="00A87319">
                <w:rPr>
                  <w:rFonts w:asciiTheme="minorHAnsi" w:eastAsiaTheme="minorEastAsia" w:hAnsiTheme="minorHAnsi"/>
                  <w:noProof/>
                  <w:sz w:val="21"/>
                  <w:szCs w:val="22"/>
                </w:rPr>
                <w:tab/>
              </w:r>
              <w:r w:rsidRPr="00A87319" w:rsidDel="00A87319">
                <w:rPr>
                  <w:rStyle w:val="Hyperlink"/>
                  <w:rFonts w:hint="eastAsia"/>
                  <w:noProof/>
                </w:rPr>
                <w:delText>工作总结</w:delText>
              </w:r>
              <w:r w:rsidDel="00A87319">
                <w:rPr>
                  <w:noProof/>
                  <w:webHidden/>
                </w:rPr>
                <w:tab/>
                <w:delText>24</w:delText>
              </w:r>
            </w:del>
          </w:ins>
        </w:p>
        <w:p w:rsidR="00AB275A" w:rsidDel="00A87319" w:rsidRDefault="00AB275A">
          <w:pPr>
            <w:pStyle w:val="TOC2"/>
            <w:tabs>
              <w:tab w:val="left" w:pos="1470"/>
              <w:tab w:val="right" w:leader="dot" w:pos="8381"/>
            </w:tabs>
            <w:ind w:left="480"/>
            <w:rPr>
              <w:ins w:id="424" w:author="耿正霖" w:date="2016-05-26T22:39:00Z"/>
              <w:del w:id="425" w:author="耿正霖" w:date="2016-05-27T00:23:00Z"/>
              <w:rFonts w:asciiTheme="minorHAnsi" w:eastAsiaTheme="minorEastAsia" w:hAnsiTheme="minorHAnsi"/>
              <w:noProof/>
              <w:sz w:val="21"/>
              <w:szCs w:val="22"/>
            </w:rPr>
          </w:pPr>
          <w:ins w:id="426" w:author="耿正霖" w:date="2016-05-26T22:39:00Z">
            <w:del w:id="427" w:author="耿正霖" w:date="2016-05-27T00:23:00Z">
              <w:r w:rsidRPr="00A87319" w:rsidDel="00A87319">
                <w:rPr>
                  <w:rStyle w:val="Hyperlink"/>
                  <w:noProof/>
                </w:rPr>
                <w:delText>5.2</w:delText>
              </w:r>
              <w:r w:rsidDel="00A87319">
                <w:rPr>
                  <w:rFonts w:asciiTheme="minorHAnsi" w:eastAsiaTheme="minorEastAsia" w:hAnsiTheme="minorHAnsi"/>
                  <w:noProof/>
                  <w:sz w:val="21"/>
                  <w:szCs w:val="22"/>
                </w:rPr>
                <w:tab/>
              </w:r>
              <w:r w:rsidRPr="00A87319" w:rsidDel="00A87319">
                <w:rPr>
                  <w:rStyle w:val="Hyperlink"/>
                  <w:rFonts w:hint="eastAsia"/>
                  <w:noProof/>
                </w:rPr>
                <w:delText>存在问题与未来工作</w:delText>
              </w:r>
              <w:r w:rsidDel="00A87319">
                <w:rPr>
                  <w:noProof/>
                  <w:webHidden/>
                </w:rPr>
                <w:tab/>
                <w:delText>24</w:delText>
              </w:r>
            </w:del>
          </w:ins>
        </w:p>
        <w:p w:rsidR="00AB275A" w:rsidDel="00A87319" w:rsidRDefault="00AB275A">
          <w:pPr>
            <w:pStyle w:val="TOC1"/>
            <w:rPr>
              <w:ins w:id="428" w:author="耿正霖" w:date="2016-05-26T22:39:00Z"/>
              <w:del w:id="429" w:author="耿正霖" w:date="2016-05-27T00:23:00Z"/>
              <w:rFonts w:asciiTheme="minorHAnsi" w:eastAsiaTheme="minorEastAsia" w:hAnsiTheme="minorHAnsi"/>
              <w:noProof/>
              <w:sz w:val="21"/>
              <w:szCs w:val="22"/>
            </w:rPr>
          </w:pPr>
          <w:ins w:id="430" w:author="耿正霖" w:date="2016-05-26T22:39:00Z">
            <w:del w:id="431" w:author="耿正霖" w:date="2016-05-27T00:23:00Z">
              <w:r w:rsidRPr="00A87319" w:rsidDel="00A87319">
                <w:rPr>
                  <w:rStyle w:val="Hyperlink"/>
                  <w:rFonts w:hint="eastAsia"/>
                  <w:noProof/>
                </w:rPr>
                <w:delText>插图索引</w:delText>
              </w:r>
              <w:r w:rsidDel="00A87319">
                <w:rPr>
                  <w:noProof/>
                  <w:webHidden/>
                </w:rPr>
                <w:tab/>
                <w:delText>25</w:delText>
              </w:r>
            </w:del>
          </w:ins>
        </w:p>
        <w:p w:rsidR="00AB275A" w:rsidDel="00A87319" w:rsidRDefault="00AB275A">
          <w:pPr>
            <w:pStyle w:val="TOC1"/>
            <w:rPr>
              <w:ins w:id="432" w:author="耿正霖" w:date="2016-05-26T22:39:00Z"/>
              <w:del w:id="433" w:author="耿正霖" w:date="2016-05-27T00:23:00Z"/>
              <w:rFonts w:asciiTheme="minorHAnsi" w:eastAsiaTheme="minorEastAsia" w:hAnsiTheme="minorHAnsi"/>
              <w:noProof/>
              <w:sz w:val="21"/>
              <w:szCs w:val="22"/>
            </w:rPr>
          </w:pPr>
          <w:ins w:id="434" w:author="耿正霖" w:date="2016-05-26T22:39:00Z">
            <w:del w:id="435" w:author="耿正霖" w:date="2016-05-27T00:23:00Z">
              <w:r w:rsidRPr="00A87319" w:rsidDel="00A87319">
                <w:rPr>
                  <w:rStyle w:val="Hyperlink"/>
                  <w:rFonts w:hint="eastAsia"/>
                  <w:noProof/>
                </w:rPr>
                <w:delText>表格索引</w:delText>
              </w:r>
              <w:r w:rsidDel="00A87319">
                <w:rPr>
                  <w:noProof/>
                  <w:webHidden/>
                </w:rPr>
                <w:tab/>
                <w:delText>26</w:delText>
              </w:r>
            </w:del>
          </w:ins>
        </w:p>
        <w:p w:rsidR="00AB275A" w:rsidDel="00A87319" w:rsidRDefault="00AB275A">
          <w:pPr>
            <w:pStyle w:val="TOC1"/>
            <w:rPr>
              <w:ins w:id="436" w:author="耿正霖" w:date="2016-05-26T22:39:00Z"/>
              <w:del w:id="437" w:author="耿正霖" w:date="2016-05-27T00:23:00Z"/>
              <w:rFonts w:asciiTheme="minorHAnsi" w:eastAsiaTheme="minorEastAsia" w:hAnsiTheme="minorHAnsi"/>
              <w:noProof/>
              <w:sz w:val="21"/>
              <w:szCs w:val="22"/>
            </w:rPr>
          </w:pPr>
          <w:ins w:id="438" w:author="耿正霖" w:date="2016-05-26T22:39:00Z">
            <w:del w:id="439" w:author="耿正霖" w:date="2016-05-27T00:23:00Z">
              <w:r w:rsidRPr="00A87319" w:rsidDel="00A87319">
                <w:rPr>
                  <w:rStyle w:val="Hyperlink"/>
                  <w:rFonts w:hint="eastAsia"/>
                  <w:noProof/>
                </w:rPr>
                <w:delText>参考文献（格式）</w:delText>
              </w:r>
              <w:r w:rsidDel="00A87319">
                <w:rPr>
                  <w:noProof/>
                  <w:webHidden/>
                </w:rPr>
                <w:tab/>
                <w:delText>27</w:delText>
              </w:r>
            </w:del>
          </w:ins>
        </w:p>
        <w:p w:rsidR="00AB275A" w:rsidDel="00A87319" w:rsidRDefault="00AB275A">
          <w:pPr>
            <w:pStyle w:val="TOC1"/>
            <w:rPr>
              <w:ins w:id="440" w:author="耿正霖" w:date="2016-05-26T22:39:00Z"/>
              <w:del w:id="441" w:author="耿正霖" w:date="2016-05-27T00:23:00Z"/>
              <w:rFonts w:asciiTheme="minorHAnsi" w:eastAsiaTheme="minorEastAsia" w:hAnsiTheme="minorHAnsi"/>
              <w:noProof/>
              <w:sz w:val="21"/>
              <w:szCs w:val="22"/>
            </w:rPr>
          </w:pPr>
          <w:ins w:id="442" w:author="耿正霖" w:date="2016-05-26T22:39:00Z">
            <w:del w:id="443" w:author="耿正霖" w:date="2016-05-27T00:23:00Z">
              <w:r w:rsidRPr="00A87319" w:rsidDel="00A87319">
                <w:rPr>
                  <w:rStyle w:val="Hyperlink"/>
                  <w:rFonts w:hint="eastAsia"/>
                  <w:noProof/>
                </w:rPr>
                <w:delText>致</w:delText>
              </w:r>
              <w:r w:rsidRPr="00A87319" w:rsidDel="00A87319">
                <w:rPr>
                  <w:rStyle w:val="Hyperlink"/>
                  <w:noProof/>
                </w:rPr>
                <w:delText xml:space="preserve">    </w:delText>
              </w:r>
              <w:r w:rsidRPr="00A87319" w:rsidDel="00A87319">
                <w:rPr>
                  <w:rStyle w:val="Hyperlink"/>
                  <w:rFonts w:hint="eastAsia"/>
                  <w:noProof/>
                </w:rPr>
                <w:delText>谢</w:delText>
              </w:r>
              <w:r w:rsidDel="00A87319">
                <w:rPr>
                  <w:noProof/>
                  <w:webHidden/>
                </w:rPr>
                <w:tab/>
                <w:delText>29</w:delText>
              </w:r>
            </w:del>
          </w:ins>
        </w:p>
        <w:p w:rsidR="00AB275A" w:rsidDel="00A87319" w:rsidRDefault="00AB275A">
          <w:pPr>
            <w:pStyle w:val="TOC1"/>
            <w:rPr>
              <w:ins w:id="444" w:author="耿正霖" w:date="2016-05-26T22:39:00Z"/>
              <w:del w:id="445" w:author="耿正霖" w:date="2016-05-27T00:23:00Z"/>
              <w:rFonts w:asciiTheme="minorHAnsi" w:eastAsiaTheme="minorEastAsia" w:hAnsiTheme="minorHAnsi"/>
              <w:noProof/>
              <w:sz w:val="21"/>
              <w:szCs w:val="22"/>
            </w:rPr>
          </w:pPr>
          <w:ins w:id="446" w:author="耿正霖" w:date="2016-05-26T22:39:00Z">
            <w:del w:id="447" w:author="耿正霖" w:date="2016-05-27T00:23:00Z">
              <w:r w:rsidRPr="00A87319" w:rsidDel="00A87319">
                <w:rPr>
                  <w:rStyle w:val="Hyperlink"/>
                  <w:rFonts w:hint="eastAsia"/>
                  <w:noProof/>
                </w:rPr>
                <w:delText>声</w:delText>
              </w:r>
              <w:r w:rsidRPr="00A87319" w:rsidDel="00A87319">
                <w:rPr>
                  <w:rStyle w:val="Hyperlink"/>
                  <w:noProof/>
                </w:rPr>
                <w:delText xml:space="preserve">    </w:delText>
              </w:r>
              <w:r w:rsidRPr="00A87319" w:rsidDel="00A87319">
                <w:rPr>
                  <w:rStyle w:val="Hyperlink"/>
                  <w:rFonts w:hint="eastAsia"/>
                  <w:noProof/>
                </w:rPr>
                <w:delText>明</w:delText>
              </w:r>
              <w:r w:rsidDel="00A87319">
                <w:rPr>
                  <w:noProof/>
                  <w:webHidden/>
                </w:rPr>
                <w:tab/>
                <w:delText>30</w:delText>
              </w:r>
            </w:del>
          </w:ins>
        </w:p>
        <w:p w:rsidR="00AB275A" w:rsidDel="00A87319" w:rsidRDefault="00AB275A">
          <w:pPr>
            <w:pStyle w:val="TOC1"/>
            <w:rPr>
              <w:ins w:id="448" w:author="耿正霖" w:date="2016-05-26T22:39:00Z"/>
              <w:del w:id="449" w:author="耿正霖" w:date="2016-05-27T00:23:00Z"/>
              <w:rFonts w:asciiTheme="minorHAnsi" w:eastAsiaTheme="minorEastAsia" w:hAnsiTheme="minorHAnsi"/>
              <w:noProof/>
              <w:sz w:val="21"/>
              <w:szCs w:val="22"/>
            </w:rPr>
          </w:pPr>
          <w:ins w:id="450" w:author="耿正霖" w:date="2016-05-26T22:39:00Z">
            <w:del w:id="451" w:author="耿正霖" w:date="2016-05-27T00:23:00Z">
              <w:r w:rsidRPr="00A87319" w:rsidDel="00A87319">
                <w:rPr>
                  <w:rStyle w:val="Hyperlink"/>
                  <w:rFonts w:hint="eastAsia"/>
                  <w:noProof/>
                </w:rPr>
                <w:delText>附录</w:delText>
              </w:r>
              <w:r w:rsidRPr="00A87319" w:rsidDel="00A87319">
                <w:rPr>
                  <w:rStyle w:val="Hyperlink"/>
                  <w:noProof/>
                </w:rPr>
                <w:delText xml:space="preserve"> A </w:delText>
              </w:r>
              <w:r w:rsidRPr="00A87319" w:rsidDel="00A87319">
                <w:rPr>
                  <w:rStyle w:val="Hyperlink"/>
                  <w:rFonts w:hint="eastAsia"/>
                  <w:noProof/>
                </w:rPr>
                <w:delText>外文资料的调研阅读报告</w:delText>
              </w:r>
              <w:r w:rsidDel="00A87319">
                <w:rPr>
                  <w:noProof/>
                  <w:webHidden/>
                </w:rPr>
                <w:tab/>
                <w:delText>31</w:delText>
              </w:r>
            </w:del>
          </w:ins>
        </w:p>
        <w:p w:rsidR="00615C5B" w:rsidDel="00A87319" w:rsidRDefault="00615C5B">
          <w:pPr>
            <w:pStyle w:val="TOC1"/>
            <w:tabs>
              <w:tab w:val="left" w:pos="1470"/>
            </w:tabs>
            <w:rPr>
              <w:del w:id="452" w:author="耿正霖" w:date="2016-05-27T00:23:00Z"/>
              <w:rFonts w:asciiTheme="minorHAnsi" w:eastAsiaTheme="minorEastAsia" w:hAnsiTheme="minorHAnsi"/>
              <w:noProof/>
              <w:sz w:val="21"/>
              <w:szCs w:val="22"/>
            </w:rPr>
          </w:pPr>
          <w:del w:id="453" w:author="耿正霖" w:date="2016-05-27T00:23:00Z">
            <w:r w:rsidRPr="00770966" w:rsidDel="00A87319">
              <w:rPr>
                <w:rFonts w:hint="eastAsia"/>
                <w:rPrChange w:id="454" w:author="耿正霖" w:date="2016-05-26T22:33:00Z">
                  <w:rPr>
                    <w:rStyle w:val="Hyperlink"/>
                    <w:rFonts w:hint="eastAsia"/>
                    <w:noProof/>
                  </w:rPr>
                </w:rPrChange>
              </w:rPr>
              <w:delText>第</w:delText>
            </w:r>
            <w:r w:rsidRPr="00770966" w:rsidDel="00A87319">
              <w:rPr>
                <w:rPrChange w:id="455" w:author="耿正霖" w:date="2016-05-26T22:33:00Z">
                  <w:rPr>
                    <w:rStyle w:val="Hyperlink"/>
                    <w:noProof/>
                  </w:rPr>
                </w:rPrChange>
              </w:rPr>
              <w:delText>1</w:delText>
            </w:r>
            <w:r w:rsidRPr="00770966" w:rsidDel="00A87319">
              <w:rPr>
                <w:rFonts w:hint="eastAsia"/>
                <w:rPrChange w:id="456" w:author="耿正霖" w:date="2016-05-26T22:33:00Z">
                  <w:rPr>
                    <w:rStyle w:val="Hyperlink"/>
                    <w:rFonts w:hint="eastAsia"/>
                    <w:noProof/>
                  </w:rPr>
                </w:rPrChange>
              </w:rPr>
              <w:delText>章</w:delText>
            </w:r>
            <w:r w:rsidDel="00A87319">
              <w:rPr>
                <w:rFonts w:asciiTheme="minorHAnsi" w:eastAsiaTheme="minorEastAsia" w:hAnsiTheme="minorHAnsi"/>
                <w:noProof/>
                <w:sz w:val="21"/>
                <w:szCs w:val="22"/>
              </w:rPr>
              <w:tab/>
            </w:r>
            <w:r w:rsidRPr="00770966" w:rsidDel="00A87319">
              <w:rPr>
                <w:rFonts w:hint="eastAsia"/>
                <w:rPrChange w:id="457" w:author="耿正霖" w:date="2016-05-26T22:33:00Z">
                  <w:rPr>
                    <w:rStyle w:val="Hyperlink"/>
                    <w:rFonts w:hint="eastAsia"/>
                    <w:noProof/>
                  </w:rPr>
                </w:rPrChange>
              </w:rPr>
              <w:delText>引言</w:delText>
            </w:r>
            <w:r w:rsidDel="00A87319">
              <w:rPr>
                <w:noProof/>
                <w:webHidden/>
              </w:rPr>
              <w:tab/>
              <w:delText>1</w:delText>
            </w:r>
          </w:del>
        </w:p>
        <w:p w:rsidR="00615C5B" w:rsidDel="00A87319" w:rsidRDefault="00615C5B">
          <w:pPr>
            <w:pStyle w:val="TOC2"/>
            <w:tabs>
              <w:tab w:val="left" w:pos="1470"/>
              <w:tab w:val="right" w:leader="dot" w:pos="8381"/>
            </w:tabs>
            <w:ind w:left="480"/>
            <w:rPr>
              <w:del w:id="458" w:author="耿正霖" w:date="2016-05-27T00:23:00Z"/>
              <w:rFonts w:asciiTheme="minorHAnsi" w:eastAsiaTheme="minorEastAsia" w:hAnsiTheme="minorHAnsi"/>
              <w:noProof/>
              <w:sz w:val="21"/>
              <w:szCs w:val="22"/>
            </w:rPr>
          </w:pPr>
          <w:del w:id="459" w:author="耿正霖" w:date="2016-05-27T00:23:00Z">
            <w:r w:rsidRPr="00770966" w:rsidDel="00A87319">
              <w:rPr>
                <w:rPrChange w:id="460" w:author="耿正霖" w:date="2016-05-26T22:33:00Z">
                  <w:rPr>
                    <w:rStyle w:val="Hyperlink"/>
                    <w:noProof/>
                  </w:rPr>
                </w:rPrChange>
              </w:rPr>
              <w:delText>1.1</w:delText>
            </w:r>
            <w:r w:rsidDel="00A87319">
              <w:rPr>
                <w:rFonts w:asciiTheme="minorHAnsi" w:eastAsiaTheme="minorEastAsia" w:hAnsiTheme="minorHAnsi"/>
                <w:noProof/>
                <w:sz w:val="21"/>
                <w:szCs w:val="22"/>
              </w:rPr>
              <w:tab/>
            </w:r>
            <w:r w:rsidRPr="00770966" w:rsidDel="00A87319">
              <w:rPr>
                <w:rFonts w:hint="eastAsia"/>
                <w:rPrChange w:id="461" w:author="耿正霖" w:date="2016-05-26T22:33:00Z">
                  <w:rPr>
                    <w:rStyle w:val="Hyperlink"/>
                    <w:rFonts w:hint="eastAsia"/>
                    <w:noProof/>
                  </w:rPr>
                </w:rPrChange>
              </w:rPr>
              <w:delText>问题提出</w:delText>
            </w:r>
            <w:r w:rsidDel="00A87319">
              <w:rPr>
                <w:noProof/>
                <w:webHidden/>
              </w:rPr>
              <w:tab/>
              <w:delText>1</w:delText>
            </w:r>
          </w:del>
        </w:p>
        <w:p w:rsidR="00615C5B" w:rsidDel="00A87319" w:rsidRDefault="00615C5B">
          <w:pPr>
            <w:pStyle w:val="TOC2"/>
            <w:tabs>
              <w:tab w:val="left" w:pos="1470"/>
              <w:tab w:val="right" w:leader="dot" w:pos="8381"/>
            </w:tabs>
            <w:ind w:left="480"/>
            <w:rPr>
              <w:del w:id="462" w:author="耿正霖" w:date="2016-05-27T00:23:00Z"/>
              <w:rFonts w:asciiTheme="minorHAnsi" w:eastAsiaTheme="minorEastAsia" w:hAnsiTheme="minorHAnsi"/>
              <w:noProof/>
              <w:sz w:val="21"/>
              <w:szCs w:val="22"/>
            </w:rPr>
          </w:pPr>
          <w:del w:id="463" w:author="耿正霖" w:date="2016-05-27T00:23:00Z">
            <w:r w:rsidRPr="00770966" w:rsidDel="00A87319">
              <w:rPr>
                <w:rPrChange w:id="464" w:author="耿正霖" w:date="2016-05-26T22:33:00Z">
                  <w:rPr>
                    <w:rStyle w:val="Hyperlink"/>
                    <w:noProof/>
                  </w:rPr>
                </w:rPrChange>
              </w:rPr>
              <w:delText>1.2</w:delText>
            </w:r>
            <w:r w:rsidDel="00A87319">
              <w:rPr>
                <w:rFonts w:asciiTheme="minorHAnsi" w:eastAsiaTheme="minorEastAsia" w:hAnsiTheme="minorHAnsi"/>
                <w:noProof/>
                <w:sz w:val="21"/>
                <w:szCs w:val="22"/>
              </w:rPr>
              <w:tab/>
            </w:r>
            <w:r w:rsidRPr="00770966" w:rsidDel="00A87319">
              <w:rPr>
                <w:rFonts w:hint="eastAsia"/>
                <w:rPrChange w:id="465" w:author="耿正霖" w:date="2016-05-26T22:33:00Z">
                  <w:rPr>
                    <w:rStyle w:val="Hyperlink"/>
                    <w:rFonts w:hint="eastAsia"/>
                    <w:noProof/>
                  </w:rPr>
                </w:rPrChange>
              </w:rPr>
              <w:delText>光场简介</w:delText>
            </w:r>
            <w:r w:rsidDel="00A87319">
              <w:rPr>
                <w:noProof/>
                <w:webHidden/>
              </w:rPr>
              <w:tab/>
              <w:delText>1</w:delText>
            </w:r>
          </w:del>
        </w:p>
        <w:p w:rsidR="00615C5B" w:rsidDel="00A87319" w:rsidRDefault="00615C5B">
          <w:pPr>
            <w:pStyle w:val="TOC2"/>
            <w:tabs>
              <w:tab w:val="left" w:pos="1470"/>
              <w:tab w:val="right" w:leader="dot" w:pos="8381"/>
            </w:tabs>
            <w:ind w:left="480"/>
            <w:rPr>
              <w:del w:id="466" w:author="耿正霖" w:date="2016-05-27T00:23:00Z"/>
              <w:rFonts w:asciiTheme="minorHAnsi" w:eastAsiaTheme="minorEastAsia" w:hAnsiTheme="minorHAnsi"/>
              <w:noProof/>
              <w:sz w:val="21"/>
              <w:szCs w:val="22"/>
            </w:rPr>
          </w:pPr>
          <w:del w:id="467" w:author="耿正霖" w:date="2016-05-27T00:23:00Z">
            <w:r w:rsidRPr="00770966" w:rsidDel="00A87319">
              <w:rPr>
                <w:rPrChange w:id="468" w:author="耿正霖" w:date="2016-05-26T22:33:00Z">
                  <w:rPr>
                    <w:rStyle w:val="Hyperlink"/>
                    <w:noProof/>
                  </w:rPr>
                </w:rPrChange>
              </w:rPr>
              <w:delText>1.3</w:delText>
            </w:r>
            <w:r w:rsidDel="00A87319">
              <w:rPr>
                <w:rFonts w:asciiTheme="minorHAnsi" w:eastAsiaTheme="minorEastAsia" w:hAnsiTheme="minorHAnsi"/>
                <w:noProof/>
                <w:sz w:val="21"/>
                <w:szCs w:val="22"/>
              </w:rPr>
              <w:tab/>
            </w:r>
            <w:r w:rsidRPr="00770966" w:rsidDel="00A87319">
              <w:rPr>
                <w:rFonts w:hint="eastAsia"/>
                <w:rPrChange w:id="469" w:author="耿正霖" w:date="2016-05-26T22:33:00Z">
                  <w:rPr>
                    <w:rStyle w:val="Hyperlink"/>
                    <w:rFonts w:hint="eastAsia"/>
                    <w:noProof/>
                  </w:rPr>
                </w:rPrChange>
              </w:rPr>
              <w:delText>已有研究概述</w:delText>
            </w:r>
            <w:r w:rsidDel="00A87319">
              <w:rPr>
                <w:noProof/>
                <w:webHidden/>
              </w:rPr>
              <w:tab/>
              <w:delText>2</w:delText>
            </w:r>
          </w:del>
        </w:p>
        <w:p w:rsidR="00615C5B" w:rsidDel="00A87319" w:rsidRDefault="00615C5B">
          <w:pPr>
            <w:pStyle w:val="TOC1"/>
            <w:tabs>
              <w:tab w:val="left" w:pos="1470"/>
            </w:tabs>
            <w:rPr>
              <w:del w:id="470" w:author="耿正霖" w:date="2016-05-27T00:23:00Z"/>
              <w:rFonts w:asciiTheme="minorHAnsi" w:eastAsiaTheme="minorEastAsia" w:hAnsiTheme="minorHAnsi"/>
              <w:noProof/>
              <w:sz w:val="21"/>
              <w:szCs w:val="22"/>
            </w:rPr>
          </w:pPr>
          <w:del w:id="471" w:author="耿正霖" w:date="2016-05-27T00:23:00Z">
            <w:r w:rsidRPr="00770966" w:rsidDel="00A87319">
              <w:rPr>
                <w:rFonts w:hint="eastAsia"/>
                <w:rPrChange w:id="472" w:author="耿正霖" w:date="2016-05-26T22:33:00Z">
                  <w:rPr>
                    <w:rStyle w:val="Hyperlink"/>
                    <w:rFonts w:hint="eastAsia"/>
                    <w:noProof/>
                  </w:rPr>
                </w:rPrChange>
              </w:rPr>
              <w:delText>第</w:delText>
            </w:r>
            <w:r w:rsidRPr="00770966" w:rsidDel="00A87319">
              <w:rPr>
                <w:rPrChange w:id="473" w:author="耿正霖" w:date="2016-05-26T22:33:00Z">
                  <w:rPr>
                    <w:rStyle w:val="Hyperlink"/>
                    <w:noProof/>
                  </w:rPr>
                </w:rPrChange>
              </w:rPr>
              <w:delText>2</w:delText>
            </w:r>
            <w:r w:rsidRPr="00770966" w:rsidDel="00A87319">
              <w:rPr>
                <w:rFonts w:hint="eastAsia"/>
                <w:rPrChange w:id="474" w:author="耿正霖" w:date="2016-05-26T22:33:00Z">
                  <w:rPr>
                    <w:rStyle w:val="Hyperlink"/>
                    <w:rFonts w:hint="eastAsia"/>
                    <w:noProof/>
                  </w:rPr>
                </w:rPrChange>
              </w:rPr>
              <w:delText>章</w:delText>
            </w:r>
            <w:r w:rsidDel="00A87319">
              <w:rPr>
                <w:rFonts w:asciiTheme="minorHAnsi" w:eastAsiaTheme="minorEastAsia" w:hAnsiTheme="minorHAnsi"/>
                <w:noProof/>
                <w:sz w:val="21"/>
                <w:szCs w:val="22"/>
              </w:rPr>
              <w:tab/>
            </w:r>
            <w:r w:rsidRPr="00770966" w:rsidDel="00A87319">
              <w:rPr>
                <w:rFonts w:hint="eastAsia"/>
                <w:rPrChange w:id="475" w:author="耿正霖" w:date="2016-05-26T22:33:00Z">
                  <w:rPr>
                    <w:rStyle w:val="Hyperlink"/>
                    <w:rFonts w:hint="eastAsia"/>
                    <w:noProof/>
                  </w:rPr>
                </w:rPrChange>
              </w:rPr>
              <w:delText>系统概述</w:delText>
            </w:r>
            <w:r w:rsidDel="00A87319">
              <w:rPr>
                <w:noProof/>
                <w:webHidden/>
              </w:rPr>
              <w:tab/>
              <w:delText>4</w:delText>
            </w:r>
          </w:del>
        </w:p>
        <w:p w:rsidR="00615C5B" w:rsidDel="00A87319" w:rsidRDefault="00615C5B">
          <w:pPr>
            <w:pStyle w:val="TOC2"/>
            <w:tabs>
              <w:tab w:val="left" w:pos="1470"/>
              <w:tab w:val="right" w:leader="dot" w:pos="8381"/>
            </w:tabs>
            <w:ind w:left="480"/>
            <w:rPr>
              <w:del w:id="476" w:author="耿正霖" w:date="2016-05-27T00:23:00Z"/>
              <w:rFonts w:asciiTheme="minorHAnsi" w:eastAsiaTheme="minorEastAsia" w:hAnsiTheme="minorHAnsi"/>
              <w:noProof/>
              <w:sz w:val="21"/>
              <w:szCs w:val="22"/>
            </w:rPr>
          </w:pPr>
          <w:del w:id="477" w:author="耿正霖" w:date="2016-05-27T00:23:00Z">
            <w:r w:rsidRPr="00770966" w:rsidDel="00A87319">
              <w:rPr>
                <w:rPrChange w:id="478" w:author="耿正霖" w:date="2016-05-26T22:33:00Z">
                  <w:rPr>
                    <w:rStyle w:val="Hyperlink"/>
                    <w:noProof/>
                  </w:rPr>
                </w:rPrChange>
              </w:rPr>
              <w:delText>2.1</w:delText>
            </w:r>
            <w:r w:rsidDel="00A87319">
              <w:rPr>
                <w:rFonts w:asciiTheme="minorHAnsi" w:eastAsiaTheme="minorEastAsia" w:hAnsiTheme="minorHAnsi"/>
                <w:noProof/>
                <w:sz w:val="21"/>
                <w:szCs w:val="22"/>
              </w:rPr>
              <w:tab/>
            </w:r>
            <w:r w:rsidRPr="00770966" w:rsidDel="00A87319">
              <w:rPr>
                <w:rFonts w:hint="eastAsia"/>
                <w:rPrChange w:id="479" w:author="耿正霖" w:date="2016-05-26T22:33:00Z">
                  <w:rPr>
                    <w:rStyle w:val="Hyperlink"/>
                    <w:rFonts w:hint="eastAsia"/>
                    <w:noProof/>
                  </w:rPr>
                </w:rPrChange>
              </w:rPr>
              <w:delText>系统目标</w:delText>
            </w:r>
            <w:r w:rsidDel="00A87319">
              <w:rPr>
                <w:noProof/>
                <w:webHidden/>
              </w:rPr>
              <w:tab/>
              <w:delText>4</w:delText>
            </w:r>
          </w:del>
        </w:p>
        <w:p w:rsidR="00615C5B" w:rsidDel="00A87319" w:rsidRDefault="00615C5B">
          <w:pPr>
            <w:pStyle w:val="TOC2"/>
            <w:tabs>
              <w:tab w:val="left" w:pos="1470"/>
              <w:tab w:val="right" w:leader="dot" w:pos="8381"/>
            </w:tabs>
            <w:ind w:left="480"/>
            <w:rPr>
              <w:del w:id="480" w:author="耿正霖" w:date="2016-05-27T00:23:00Z"/>
              <w:rFonts w:asciiTheme="minorHAnsi" w:eastAsiaTheme="minorEastAsia" w:hAnsiTheme="minorHAnsi"/>
              <w:noProof/>
              <w:sz w:val="21"/>
              <w:szCs w:val="22"/>
            </w:rPr>
          </w:pPr>
          <w:del w:id="481" w:author="耿正霖" w:date="2016-05-27T00:23:00Z">
            <w:r w:rsidRPr="00770966" w:rsidDel="00A87319">
              <w:rPr>
                <w:rPrChange w:id="482" w:author="耿正霖" w:date="2016-05-26T22:33:00Z">
                  <w:rPr>
                    <w:rStyle w:val="Hyperlink"/>
                    <w:noProof/>
                  </w:rPr>
                </w:rPrChange>
              </w:rPr>
              <w:delText>2.2</w:delText>
            </w:r>
            <w:r w:rsidDel="00A87319">
              <w:rPr>
                <w:rFonts w:asciiTheme="minorHAnsi" w:eastAsiaTheme="minorEastAsia" w:hAnsiTheme="minorHAnsi"/>
                <w:noProof/>
                <w:sz w:val="21"/>
                <w:szCs w:val="22"/>
              </w:rPr>
              <w:tab/>
            </w:r>
            <w:r w:rsidRPr="00770966" w:rsidDel="00A87319">
              <w:rPr>
                <w:rFonts w:hint="eastAsia"/>
                <w:rPrChange w:id="483" w:author="耿正霖" w:date="2016-05-26T22:33:00Z">
                  <w:rPr>
                    <w:rStyle w:val="Hyperlink"/>
                    <w:rFonts w:hint="eastAsia"/>
                    <w:noProof/>
                  </w:rPr>
                </w:rPrChange>
              </w:rPr>
              <w:delText>光场采集</w:delText>
            </w:r>
            <w:r w:rsidDel="00A87319">
              <w:rPr>
                <w:noProof/>
                <w:webHidden/>
              </w:rPr>
              <w:tab/>
              <w:delText>4</w:delText>
            </w:r>
          </w:del>
        </w:p>
        <w:p w:rsidR="00615C5B" w:rsidDel="00A87319" w:rsidRDefault="00615C5B">
          <w:pPr>
            <w:pStyle w:val="TOC2"/>
            <w:tabs>
              <w:tab w:val="left" w:pos="1470"/>
              <w:tab w:val="right" w:leader="dot" w:pos="8381"/>
            </w:tabs>
            <w:ind w:left="480"/>
            <w:rPr>
              <w:del w:id="484" w:author="耿正霖" w:date="2016-05-27T00:23:00Z"/>
              <w:rFonts w:asciiTheme="minorHAnsi" w:eastAsiaTheme="minorEastAsia" w:hAnsiTheme="minorHAnsi"/>
              <w:noProof/>
              <w:sz w:val="21"/>
              <w:szCs w:val="22"/>
            </w:rPr>
          </w:pPr>
          <w:del w:id="485" w:author="耿正霖" w:date="2016-05-27T00:23:00Z">
            <w:r w:rsidRPr="00770966" w:rsidDel="00A87319">
              <w:rPr>
                <w:rPrChange w:id="486" w:author="耿正霖" w:date="2016-05-26T22:33:00Z">
                  <w:rPr>
                    <w:rStyle w:val="Hyperlink"/>
                    <w:noProof/>
                  </w:rPr>
                </w:rPrChange>
              </w:rPr>
              <w:delText>2.3</w:delText>
            </w:r>
            <w:r w:rsidDel="00A87319">
              <w:rPr>
                <w:rFonts w:asciiTheme="minorHAnsi" w:eastAsiaTheme="minorEastAsia" w:hAnsiTheme="minorHAnsi"/>
                <w:noProof/>
                <w:sz w:val="21"/>
                <w:szCs w:val="22"/>
              </w:rPr>
              <w:tab/>
            </w:r>
            <w:r w:rsidRPr="00770966" w:rsidDel="00A87319">
              <w:rPr>
                <w:rFonts w:hint="eastAsia"/>
                <w:rPrChange w:id="487" w:author="耿正霖" w:date="2016-05-26T22:33:00Z">
                  <w:rPr>
                    <w:rStyle w:val="Hyperlink"/>
                    <w:rFonts w:hint="eastAsia"/>
                    <w:noProof/>
                  </w:rPr>
                </w:rPrChange>
              </w:rPr>
              <w:delText>光场渲染</w:delText>
            </w:r>
            <w:r w:rsidDel="00A87319">
              <w:rPr>
                <w:noProof/>
                <w:webHidden/>
              </w:rPr>
              <w:tab/>
              <w:delText>5</w:delText>
            </w:r>
          </w:del>
        </w:p>
        <w:p w:rsidR="00615C5B" w:rsidDel="00A87319" w:rsidRDefault="00615C5B">
          <w:pPr>
            <w:pStyle w:val="TOC2"/>
            <w:tabs>
              <w:tab w:val="left" w:pos="1470"/>
              <w:tab w:val="right" w:leader="dot" w:pos="8381"/>
            </w:tabs>
            <w:ind w:left="480"/>
            <w:rPr>
              <w:del w:id="488" w:author="耿正霖" w:date="2016-05-27T00:23:00Z"/>
              <w:rFonts w:asciiTheme="minorHAnsi" w:eastAsiaTheme="minorEastAsia" w:hAnsiTheme="minorHAnsi"/>
              <w:noProof/>
              <w:sz w:val="21"/>
              <w:szCs w:val="22"/>
            </w:rPr>
          </w:pPr>
          <w:del w:id="489" w:author="耿正霖" w:date="2016-05-27T00:23:00Z">
            <w:r w:rsidRPr="00770966" w:rsidDel="00A87319">
              <w:rPr>
                <w:rPrChange w:id="490" w:author="耿正霖" w:date="2016-05-26T22:33:00Z">
                  <w:rPr>
                    <w:rStyle w:val="Hyperlink"/>
                    <w:noProof/>
                  </w:rPr>
                </w:rPrChange>
              </w:rPr>
              <w:delText>2.4</w:delText>
            </w:r>
            <w:r w:rsidDel="00A87319">
              <w:rPr>
                <w:rFonts w:asciiTheme="minorHAnsi" w:eastAsiaTheme="minorEastAsia" w:hAnsiTheme="minorHAnsi"/>
                <w:noProof/>
                <w:sz w:val="21"/>
                <w:szCs w:val="22"/>
              </w:rPr>
              <w:tab/>
            </w:r>
            <w:r w:rsidRPr="00770966" w:rsidDel="00A87319">
              <w:rPr>
                <w:rFonts w:hint="eastAsia"/>
                <w:rPrChange w:id="491" w:author="耿正霖" w:date="2016-05-26T22:33:00Z">
                  <w:rPr>
                    <w:rStyle w:val="Hyperlink"/>
                    <w:rFonts w:hint="eastAsia"/>
                    <w:noProof/>
                  </w:rPr>
                </w:rPrChange>
              </w:rPr>
              <w:delText>实现细节</w:delText>
            </w:r>
            <w:r w:rsidDel="00A87319">
              <w:rPr>
                <w:noProof/>
                <w:webHidden/>
              </w:rPr>
              <w:tab/>
              <w:delText>6</w:delText>
            </w:r>
          </w:del>
        </w:p>
        <w:p w:rsidR="00615C5B" w:rsidDel="00A87319" w:rsidRDefault="00615C5B">
          <w:pPr>
            <w:pStyle w:val="TOC1"/>
            <w:tabs>
              <w:tab w:val="left" w:pos="1470"/>
            </w:tabs>
            <w:rPr>
              <w:del w:id="492" w:author="耿正霖" w:date="2016-05-27T00:23:00Z"/>
              <w:rFonts w:asciiTheme="minorHAnsi" w:eastAsiaTheme="minorEastAsia" w:hAnsiTheme="minorHAnsi"/>
              <w:noProof/>
              <w:sz w:val="21"/>
              <w:szCs w:val="22"/>
            </w:rPr>
          </w:pPr>
          <w:del w:id="493" w:author="耿正霖" w:date="2016-05-27T00:23:00Z">
            <w:r w:rsidRPr="00770966" w:rsidDel="00A87319">
              <w:rPr>
                <w:rFonts w:hint="eastAsia"/>
                <w:rPrChange w:id="494" w:author="耿正霖" w:date="2016-05-26T22:33:00Z">
                  <w:rPr>
                    <w:rStyle w:val="Hyperlink"/>
                    <w:rFonts w:hint="eastAsia"/>
                    <w:noProof/>
                  </w:rPr>
                </w:rPrChange>
              </w:rPr>
              <w:delText>第</w:delText>
            </w:r>
            <w:r w:rsidRPr="00770966" w:rsidDel="00A87319">
              <w:rPr>
                <w:rPrChange w:id="495" w:author="耿正霖" w:date="2016-05-26T22:33:00Z">
                  <w:rPr>
                    <w:rStyle w:val="Hyperlink"/>
                    <w:noProof/>
                  </w:rPr>
                </w:rPrChange>
              </w:rPr>
              <w:delText>3</w:delText>
            </w:r>
            <w:r w:rsidRPr="00770966" w:rsidDel="00A87319">
              <w:rPr>
                <w:rFonts w:hint="eastAsia"/>
                <w:rPrChange w:id="496" w:author="耿正霖" w:date="2016-05-26T22:33:00Z">
                  <w:rPr>
                    <w:rStyle w:val="Hyperlink"/>
                    <w:rFonts w:hint="eastAsia"/>
                    <w:noProof/>
                  </w:rPr>
                </w:rPrChange>
              </w:rPr>
              <w:delText>章</w:delText>
            </w:r>
            <w:r w:rsidDel="00A87319">
              <w:rPr>
                <w:rFonts w:asciiTheme="minorHAnsi" w:eastAsiaTheme="minorEastAsia" w:hAnsiTheme="minorHAnsi"/>
                <w:noProof/>
                <w:sz w:val="21"/>
                <w:szCs w:val="22"/>
              </w:rPr>
              <w:tab/>
            </w:r>
            <w:r w:rsidRPr="00770966" w:rsidDel="00A87319">
              <w:rPr>
                <w:rFonts w:hint="eastAsia"/>
                <w:rPrChange w:id="497" w:author="耿正霖" w:date="2016-05-26T22:33:00Z">
                  <w:rPr>
                    <w:rStyle w:val="Hyperlink"/>
                    <w:rFonts w:hint="eastAsia"/>
                    <w:noProof/>
                  </w:rPr>
                </w:rPrChange>
              </w:rPr>
              <w:delText>光场采集</w:delText>
            </w:r>
            <w:r w:rsidDel="00A87319">
              <w:rPr>
                <w:noProof/>
                <w:webHidden/>
              </w:rPr>
              <w:tab/>
              <w:delText>7</w:delText>
            </w:r>
          </w:del>
        </w:p>
        <w:p w:rsidR="00615C5B" w:rsidDel="00A87319" w:rsidRDefault="00615C5B">
          <w:pPr>
            <w:pStyle w:val="TOC2"/>
            <w:tabs>
              <w:tab w:val="left" w:pos="1470"/>
              <w:tab w:val="right" w:leader="dot" w:pos="8381"/>
            </w:tabs>
            <w:ind w:left="480"/>
            <w:rPr>
              <w:del w:id="498" w:author="耿正霖" w:date="2016-05-27T00:23:00Z"/>
              <w:rFonts w:asciiTheme="minorHAnsi" w:eastAsiaTheme="minorEastAsia" w:hAnsiTheme="minorHAnsi"/>
              <w:noProof/>
              <w:sz w:val="21"/>
              <w:szCs w:val="22"/>
            </w:rPr>
          </w:pPr>
          <w:del w:id="499" w:author="耿正霖" w:date="2016-05-27T00:23:00Z">
            <w:r w:rsidRPr="00770966" w:rsidDel="00A87319">
              <w:rPr>
                <w:rPrChange w:id="500" w:author="耿正霖" w:date="2016-05-26T22:33:00Z">
                  <w:rPr>
                    <w:rStyle w:val="Hyperlink"/>
                    <w:noProof/>
                  </w:rPr>
                </w:rPrChange>
              </w:rPr>
              <w:delText>3.1</w:delText>
            </w:r>
            <w:r w:rsidDel="00A87319">
              <w:rPr>
                <w:rFonts w:asciiTheme="minorHAnsi" w:eastAsiaTheme="minorEastAsia" w:hAnsiTheme="minorHAnsi"/>
                <w:noProof/>
                <w:sz w:val="21"/>
                <w:szCs w:val="22"/>
              </w:rPr>
              <w:tab/>
            </w:r>
            <w:r w:rsidRPr="00770966" w:rsidDel="00A87319">
              <w:rPr>
                <w:rFonts w:hint="eastAsia"/>
                <w:rPrChange w:id="501" w:author="耿正霖" w:date="2016-05-26T22:33:00Z">
                  <w:rPr>
                    <w:rStyle w:val="Hyperlink"/>
                    <w:rFonts w:hint="eastAsia"/>
                    <w:noProof/>
                  </w:rPr>
                </w:rPrChange>
              </w:rPr>
              <w:delText>基于标记的采集方法</w:delText>
            </w:r>
            <w:r w:rsidDel="00A87319">
              <w:rPr>
                <w:noProof/>
                <w:webHidden/>
              </w:rPr>
              <w:tab/>
              <w:delText>7</w:delText>
            </w:r>
          </w:del>
        </w:p>
        <w:p w:rsidR="00615C5B" w:rsidDel="00A87319" w:rsidRDefault="00615C5B">
          <w:pPr>
            <w:pStyle w:val="TOC2"/>
            <w:tabs>
              <w:tab w:val="left" w:pos="1470"/>
              <w:tab w:val="right" w:leader="dot" w:pos="8381"/>
            </w:tabs>
            <w:ind w:left="480"/>
            <w:rPr>
              <w:del w:id="502" w:author="耿正霖" w:date="2016-05-27T00:23:00Z"/>
              <w:rFonts w:asciiTheme="minorHAnsi" w:eastAsiaTheme="minorEastAsia" w:hAnsiTheme="minorHAnsi"/>
              <w:noProof/>
              <w:sz w:val="21"/>
              <w:szCs w:val="22"/>
            </w:rPr>
          </w:pPr>
          <w:del w:id="503" w:author="耿正霖" w:date="2016-05-27T00:23:00Z">
            <w:r w:rsidRPr="00770966" w:rsidDel="00A87319">
              <w:rPr>
                <w:rPrChange w:id="504" w:author="耿正霖" w:date="2016-05-26T22:33:00Z">
                  <w:rPr>
                    <w:rStyle w:val="Hyperlink"/>
                    <w:noProof/>
                  </w:rPr>
                </w:rPrChange>
              </w:rPr>
              <w:delText>3.2</w:delText>
            </w:r>
            <w:r w:rsidDel="00A87319">
              <w:rPr>
                <w:rFonts w:asciiTheme="minorHAnsi" w:eastAsiaTheme="minorEastAsia" w:hAnsiTheme="minorHAnsi"/>
                <w:noProof/>
                <w:sz w:val="21"/>
                <w:szCs w:val="22"/>
              </w:rPr>
              <w:tab/>
            </w:r>
            <w:r w:rsidRPr="00770966" w:rsidDel="00A87319">
              <w:rPr>
                <w:rFonts w:hint="eastAsia"/>
                <w:rPrChange w:id="505" w:author="耿正霖" w:date="2016-05-26T22:33:00Z">
                  <w:rPr>
                    <w:rStyle w:val="Hyperlink"/>
                    <w:rFonts w:hint="eastAsia"/>
                    <w:noProof/>
                  </w:rPr>
                </w:rPrChange>
              </w:rPr>
              <w:delText>基于场景特征的采集方法</w:delText>
            </w:r>
            <w:r w:rsidDel="00A87319">
              <w:rPr>
                <w:noProof/>
                <w:webHidden/>
              </w:rPr>
              <w:tab/>
              <w:delText>11</w:delText>
            </w:r>
          </w:del>
        </w:p>
        <w:p w:rsidR="00615C5B" w:rsidDel="00A87319" w:rsidRDefault="00615C5B">
          <w:pPr>
            <w:pStyle w:val="TOC2"/>
            <w:tabs>
              <w:tab w:val="left" w:pos="1470"/>
              <w:tab w:val="right" w:leader="dot" w:pos="8381"/>
            </w:tabs>
            <w:ind w:left="480"/>
            <w:rPr>
              <w:del w:id="506" w:author="耿正霖" w:date="2016-05-27T00:23:00Z"/>
              <w:rFonts w:asciiTheme="minorHAnsi" w:eastAsiaTheme="minorEastAsia" w:hAnsiTheme="minorHAnsi"/>
              <w:noProof/>
              <w:sz w:val="21"/>
              <w:szCs w:val="22"/>
            </w:rPr>
          </w:pPr>
          <w:del w:id="507" w:author="耿正霖" w:date="2016-05-27T00:23:00Z">
            <w:r w:rsidRPr="00770966" w:rsidDel="00A87319">
              <w:rPr>
                <w:rPrChange w:id="508" w:author="耿正霖" w:date="2016-05-26T22:33:00Z">
                  <w:rPr>
                    <w:rStyle w:val="Hyperlink"/>
                    <w:noProof/>
                  </w:rPr>
                </w:rPrChange>
              </w:rPr>
              <w:delText>3.3</w:delText>
            </w:r>
            <w:r w:rsidDel="00A87319">
              <w:rPr>
                <w:rFonts w:asciiTheme="minorHAnsi" w:eastAsiaTheme="minorEastAsia" w:hAnsiTheme="minorHAnsi"/>
                <w:noProof/>
                <w:sz w:val="21"/>
                <w:szCs w:val="22"/>
              </w:rPr>
              <w:tab/>
            </w:r>
            <w:r w:rsidRPr="00770966" w:rsidDel="00A87319">
              <w:rPr>
                <w:rFonts w:hint="eastAsia"/>
                <w:rPrChange w:id="509" w:author="耿正霖" w:date="2016-05-26T22:33:00Z">
                  <w:rPr>
                    <w:rStyle w:val="Hyperlink"/>
                    <w:rFonts w:hint="eastAsia"/>
                    <w:noProof/>
                  </w:rPr>
                </w:rPrChange>
              </w:rPr>
              <w:delText>两种采集方法的对比</w:delText>
            </w:r>
            <w:r w:rsidDel="00A87319">
              <w:rPr>
                <w:noProof/>
                <w:webHidden/>
              </w:rPr>
              <w:tab/>
              <w:delText>12</w:delText>
            </w:r>
          </w:del>
        </w:p>
        <w:p w:rsidR="00615C5B" w:rsidDel="00A87319" w:rsidRDefault="00615C5B">
          <w:pPr>
            <w:pStyle w:val="TOC1"/>
            <w:tabs>
              <w:tab w:val="left" w:pos="1470"/>
            </w:tabs>
            <w:rPr>
              <w:del w:id="510" w:author="耿正霖" w:date="2016-05-27T00:23:00Z"/>
              <w:rFonts w:asciiTheme="minorHAnsi" w:eastAsiaTheme="minorEastAsia" w:hAnsiTheme="minorHAnsi"/>
              <w:noProof/>
              <w:sz w:val="21"/>
              <w:szCs w:val="22"/>
            </w:rPr>
          </w:pPr>
          <w:del w:id="511" w:author="耿正霖" w:date="2016-05-27T00:23:00Z">
            <w:r w:rsidRPr="00770966" w:rsidDel="00A87319">
              <w:rPr>
                <w:rFonts w:hint="eastAsia"/>
                <w:rPrChange w:id="512" w:author="耿正霖" w:date="2016-05-26T22:33:00Z">
                  <w:rPr>
                    <w:rStyle w:val="Hyperlink"/>
                    <w:rFonts w:hint="eastAsia"/>
                    <w:noProof/>
                  </w:rPr>
                </w:rPrChange>
              </w:rPr>
              <w:delText>第</w:delText>
            </w:r>
            <w:r w:rsidRPr="00770966" w:rsidDel="00A87319">
              <w:rPr>
                <w:rPrChange w:id="513" w:author="耿正霖" w:date="2016-05-26T22:33:00Z">
                  <w:rPr>
                    <w:rStyle w:val="Hyperlink"/>
                    <w:noProof/>
                  </w:rPr>
                </w:rPrChange>
              </w:rPr>
              <w:delText>4</w:delText>
            </w:r>
            <w:r w:rsidRPr="00770966" w:rsidDel="00A87319">
              <w:rPr>
                <w:rFonts w:hint="eastAsia"/>
                <w:rPrChange w:id="514" w:author="耿正霖" w:date="2016-05-26T22:33:00Z">
                  <w:rPr>
                    <w:rStyle w:val="Hyperlink"/>
                    <w:rFonts w:hint="eastAsia"/>
                    <w:noProof/>
                  </w:rPr>
                </w:rPrChange>
              </w:rPr>
              <w:delText>章</w:delText>
            </w:r>
            <w:r w:rsidDel="00A87319">
              <w:rPr>
                <w:rFonts w:asciiTheme="minorHAnsi" w:eastAsiaTheme="minorEastAsia" w:hAnsiTheme="minorHAnsi"/>
                <w:noProof/>
                <w:sz w:val="21"/>
                <w:szCs w:val="22"/>
              </w:rPr>
              <w:tab/>
            </w:r>
            <w:r w:rsidRPr="00770966" w:rsidDel="00A87319">
              <w:rPr>
                <w:rFonts w:hint="eastAsia"/>
                <w:rPrChange w:id="515" w:author="耿正霖" w:date="2016-05-26T22:33:00Z">
                  <w:rPr>
                    <w:rStyle w:val="Hyperlink"/>
                    <w:rFonts w:hint="eastAsia"/>
                    <w:noProof/>
                  </w:rPr>
                </w:rPrChange>
              </w:rPr>
              <w:delText>光场渲染</w:delText>
            </w:r>
            <w:r w:rsidDel="00A87319">
              <w:rPr>
                <w:noProof/>
                <w:webHidden/>
              </w:rPr>
              <w:tab/>
              <w:delText>14</w:delText>
            </w:r>
          </w:del>
        </w:p>
        <w:p w:rsidR="00615C5B" w:rsidDel="00A87319" w:rsidRDefault="00615C5B">
          <w:pPr>
            <w:pStyle w:val="TOC2"/>
            <w:tabs>
              <w:tab w:val="left" w:pos="1470"/>
              <w:tab w:val="right" w:leader="dot" w:pos="8381"/>
            </w:tabs>
            <w:ind w:left="480"/>
            <w:rPr>
              <w:del w:id="516" w:author="耿正霖" w:date="2016-05-27T00:23:00Z"/>
              <w:rFonts w:asciiTheme="minorHAnsi" w:eastAsiaTheme="minorEastAsia" w:hAnsiTheme="minorHAnsi"/>
              <w:noProof/>
              <w:sz w:val="21"/>
              <w:szCs w:val="22"/>
            </w:rPr>
          </w:pPr>
          <w:del w:id="517" w:author="耿正霖" w:date="2016-05-27T00:23:00Z">
            <w:r w:rsidRPr="00770966" w:rsidDel="00A87319">
              <w:rPr>
                <w:rPrChange w:id="518" w:author="耿正霖" w:date="2016-05-26T22:33:00Z">
                  <w:rPr>
                    <w:rStyle w:val="Hyperlink"/>
                    <w:noProof/>
                  </w:rPr>
                </w:rPrChange>
              </w:rPr>
              <w:delText>4.1</w:delText>
            </w:r>
            <w:r w:rsidDel="00A87319">
              <w:rPr>
                <w:rFonts w:asciiTheme="minorHAnsi" w:eastAsiaTheme="minorEastAsia" w:hAnsiTheme="minorHAnsi"/>
                <w:noProof/>
                <w:sz w:val="21"/>
                <w:szCs w:val="22"/>
              </w:rPr>
              <w:tab/>
            </w:r>
            <w:r w:rsidRPr="00770966" w:rsidDel="00A87319">
              <w:rPr>
                <w:rFonts w:hint="eastAsia"/>
                <w:rPrChange w:id="519" w:author="耿正霖" w:date="2016-05-26T22:33:00Z">
                  <w:rPr>
                    <w:rStyle w:val="Hyperlink"/>
                    <w:rFonts w:hint="eastAsia"/>
                    <w:noProof/>
                  </w:rPr>
                </w:rPrChange>
              </w:rPr>
              <w:delText>逐段线性的渲染方法</w:delText>
            </w:r>
            <w:r w:rsidDel="00A87319">
              <w:rPr>
                <w:noProof/>
                <w:webHidden/>
              </w:rPr>
              <w:tab/>
              <w:delText>14</w:delText>
            </w:r>
          </w:del>
        </w:p>
        <w:p w:rsidR="00615C5B" w:rsidDel="00A87319" w:rsidRDefault="00615C5B">
          <w:pPr>
            <w:pStyle w:val="TOC2"/>
            <w:tabs>
              <w:tab w:val="left" w:pos="1470"/>
              <w:tab w:val="right" w:leader="dot" w:pos="8381"/>
            </w:tabs>
            <w:ind w:left="480"/>
            <w:rPr>
              <w:del w:id="520" w:author="耿正霖" w:date="2016-05-27T00:23:00Z"/>
              <w:rFonts w:asciiTheme="minorHAnsi" w:eastAsiaTheme="minorEastAsia" w:hAnsiTheme="minorHAnsi"/>
              <w:noProof/>
              <w:sz w:val="21"/>
              <w:szCs w:val="22"/>
            </w:rPr>
          </w:pPr>
          <w:del w:id="521" w:author="耿正霖" w:date="2016-05-27T00:23:00Z">
            <w:r w:rsidRPr="00770966" w:rsidDel="00A87319">
              <w:rPr>
                <w:rPrChange w:id="522" w:author="耿正霖" w:date="2016-05-26T22:33:00Z">
                  <w:rPr>
                    <w:rStyle w:val="Hyperlink"/>
                    <w:noProof/>
                  </w:rPr>
                </w:rPrChange>
              </w:rPr>
              <w:delText>4.2</w:delText>
            </w:r>
            <w:r w:rsidDel="00A87319">
              <w:rPr>
                <w:rFonts w:asciiTheme="minorHAnsi" w:eastAsiaTheme="minorEastAsia" w:hAnsiTheme="minorHAnsi"/>
                <w:noProof/>
                <w:sz w:val="21"/>
                <w:szCs w:val="22"/>
              </w:rPr>
              <w:tab/>
            </w:r>
            <w:r w:rsidRPr="00770966" w:rsidDel="00A87319">
              <w:rPr>
                <w:rPrChange w:id="523" w:author="耿正霖" w:date="2016-05-26T22:33:00Z">
                  <w:rPr>
                    <w:rStyle w:val="Hyperlink"/>
                    <w:noProof/>
                  </w:rPr>
                </w:rPrChange>
              </w:rPr>
              <w:delText>N</w:delText>
            </w:r>
            <w:r w:rsidRPr="00770966" w:rsidDel="00A87319">
              <w:rPr>
                <w:rFonts w:hint="eastAsia"/>
                <w:rPrChange w:id="524" w:author="耿正霖" w:date="2016-05-26T22:33:00Z">
                  <w:rPr>
                    <w:rStyle w:val="Hyperlink"/>
                    <w:rFonts w:hint="eastAsia"/>
                    <w:noProof/>
                  </w:rPr>
                </w:rPrChange>
              </w:rPr>
              <w:delText>近邻的渲染方法</w:delText>
            </w:r>
            <w:r w:rsidDel="00A87319">
              <w:rPr>
                <w:noProof/>
                <w:webHidden/>
              </w:rPr>
              <w:tab/>
              <w:delText>18</w:delText>
            </w:r>
          </w:del>
        </w:p>
        <w:p w:rsidR="00615C5B" w:rsidDel="00A87319" w:rsidRDefault="00615C5B">
          <w:pPr>
            <w:pStyle w:val="TOC2"/>
            <w:tabs>
              <w:tab w:val="left" w:pos="1470"/>
              <w:tab w:val="right" w:leader="dot" w:pos="8381"/>
            </w:tabs>
            <w:ind w:left="480"/>
            <w:rPr>
              <w:del w:id="525" w:author="耿正霖" w:date="2016-05-27T00:23:00Z"/>
              <w:rFonts w:asciiTheme="minorHAnsi" w:eastAsiaTheme="minorEastAsia" w:hAnsiTheme="minorHAnsi"/>
              <w:noProof/>
              <w:sz w:val="21"/>
              <w:szCs w:val="22"/>
            </w:rPr>
          </w:pPr>
          <w:del w:id="526" w:author="耿正霖" w:date="2016-05-27T00:23:00Z">
            <w:r w:rsidRPr="00770966" w:rsidDel="00A87319">
              <w:rPr>
                <w:rPrChange w:id="527" w:author="耿正霖" w:date="2016-05-26T22:33:00Z">
                  <w:rPr>
                    <w:rStyle w:val="Hyperlink"/>
                    <w:noProof/>
                  </w:rPr>
                </w:rPrChange>
              </w:rPr>
              <w:delText>4.3</w:delText>
            </w:r>
            <w:r w:rsidDel="00A87319">
              <w:rPr>
                <w:rFonts w:asciiTheme="minorHAnsi" w:eastAsiaTheme="minorEastAsia" w:hAnsiTheme="minorHAnsi"/>
                <w:noProof/>
                <w:sz w:val="21"/>
                <w:szCs w:val="22"/>
              </w:rPr>
              <w:tab/>
            </w:r>
            <w:r w:rsidRPr="00770966" w:rsidDel="00A87319">
              <w:rPr>
                <w:rFonts w:hint="eastAsia"/>
                <w:rPrChange w:id="528" w:author="耿正霖" w:date="2016-05-26T22:33:00Z">
                  <w:rPr>
                    <w:rStyle w:val="Hyperlink"/>
                    <w:rFonts w:hint="eastAsia"/>
                    <w:noProof/>
                  </w:rPr>
                </w:rPrChange>
              </w:rPr>
              <w:delText>两种渲染方法的对比</w:delText>
            </w:r>
            <w:r w:rsidDel="00A87319">
              <w:rPr>
                <w:noProof/>
                <w:webHidden/>
              </w:rPr>
              <w:tab/>
              <w:delText>20</w:delText>
            </w:r>
          </w:del>
        </w:p>
        <w:p w:rsidR="00615C5B" w:rsidDel="00A87319" w:rsidRDefault="00615C5B">
          <w:pPr>
            <w:pStyle w:val="TOC1"/>
            <w:tabs>
              <w:tab w:val="left" w:pos="1470"/>
            </w:tabs>
            <w:rPr>
              <w:del w:id="529" w:author="耿正霖" w:date="2016-05-27T00:23:00Z"/>
              <w:rFonts w:asciiTheme="minorHAnsi" w:eastAsiaTheme="minorEastAsia" w:hAnsiTheme="minorHAnsi"/>
              <w:noProof/>
              <w:sz w:val="21"/>
              <w:szCs w:val="22"/>
            </w:rPr>
          </w:pPr>
          <w:del w:id="530" w:author="耿正霖" w:date="2016-05-27T00:23:00Z">
            <w:r w:rsidRPr="00770966" w:rsidDel="00A87319">
              <w:rPr>
                <w:rFonts w:hint="eastAsia"/>
                <w:rPrChange w:id="531" w:author="耿正霖" w:date="2016-05-26T22:33:00Z">
                  <w:rPr>
                    <w:rStyle w:val="Hyperlink"/>
                    <w:rFonts w:hint="eastAsia"/>
                    <w:noProof/>
                  </w:rPr>
                </w:rPrChange>
              </w:rPr>
              <w:delText>第</w:delText>
            </w:r>
            <w:r w:rsidRPr="00770966" w:rsidDel="00A87319">
              <w:rPr>
                <w:rPrChange w:id="532" w:author="耿正霖" w:date="2016-05-26T22:33:00Z">
                  <w:rPr>
                    <w:rStyle w:val="Hyperlink"/>
                    <w:noProof/>
                  </w:rPr>
                </w:rPrChange>
              </w:rPr>
              <w:delText>5</w:delText>
            </w:r>
            <w:r w:rsidRPr="00770966" w:rsidDel="00A87319">
              <w:rPr>
                <w:rFonts w:hint="eastAsia"/>
                <w:rPrChange w:id="533" w:author="耿正霖" w:date="2016-05-26T22:33:00Z">
                  <w:rPr>
                    <w:rStyle w:val="Hyperlink"/>
                    <w:rFonts w:hint="eastAsia"/>
                    <w:noProof/>
                  </w:rPr>
                </w:rPrChange>
              </w:rPr>
              <w:delText>章</w:delText>
            </w:r>
            <w:r w:rsidDel="00A87319">
              <w:rPr>
                <w:rFonts w:asciiTheme="minorHAnsi" w:eastAsiaTheme="minorEastAsia" w:hAnsiTheme="minorHAnsi"/>
                <w:noProof/>
                <w:sz w:val="21"/>
                <w:szCs w:val="22"/>
              </w:rPr>
              <w:tab/>
            </w:r>
            <w:r w:rsidRPr="00770966" w:rsidDel="00A87319">
              <w:rPr>
                <w:rFonts w:hint="eastAsia"/>
                <w:rPrChange w:id="534" w:author="耿正霖" w:date="2016-05-26T22:33:00Z">
                  <w:rPr>
                    <w:rStyle w:val="Hyperlink"/>
                    <w:rFonts w:hint="eastAsia"/>
                    <w:noProof/>
                  </w:rPr>
                </w:rPrChange>
              </w:rPr>
              <w:delText>结论</w:delText>
            </w:r>
            <w:r w:rsidDel="00A87319">
              <w:rPr>
                <w:noProof/>
                <w:webHidden/>
              </w:rPr>
              <w:tab/>
              <w:delText>23</w:delText>
            </w:r>
          </w:del>
        </w:p>
        <w:p w:rsidR="00615C5B" w:rsidDel="00A87319" w:rsidRDefault="00615C5B">
          <w:pPr>
            <w:pStyle w:val="TOC2"/>
            <w:tabs>
              <w:tab w:val="left" w:pos="1470"/>
              <w:tab w:val="right" w:leader="dot" w:pos="8381"/>
            </w:tabs>
            <w:ind w:left="480"/>
            <w:rPr>
              <w:del w:id="535" w:author="耿正霖" w:date="2016-05-27T00:23:00Z"/>
              <w:rFonts w:asciiTheme="minorHAnsi" w:eastAsiaTheme="minorEastAsia" w:hAnsiTheme="minorHAnsi"/>
              <w:noProof/>
              <w:sz w:val="21"/>
              <w:szCs w:val="22"/>
            </w:rPr>
          </w:pPr>
          <w:del w:id="536" w:author="耿正霖" w:date="2016-05-27T00:23:00Z">
            <w:r w:rsidRPr="00770966" w:rsidDel="00A87319">
              <w:rPr>
                <w:rPrChange w:id="537" w:author="耿正霖" w:date="2016-05-26T22:33:00Z">
                  <w:rPr>
                    <w:rStyle w:val="Hyperlink"/>
                    <w:noProof/>
                  </w:rPr>
                </w:rPrChange>
              </w:rPr>
              <w:delText>5.1</w:delText>
            </w:r>
            <w:r w:rsidDel="00A87319">
              <w:rPr>
                <w:rFonts w:asciiTheme="minorHAnsi" w:eastAsiaTheme="minorEastAsia" w:hAnsiTheme="minorHAnsi"/>
                <w:noProof/>
                <w:sz w:val="21"/>
                <w:szCs w:val="22"/>
              </w:rPr>
              <w:tab/>
            </w:r>
            <w:r w:rsidRPr="00770966" w:rsidDel="00A87319">
              <w:rPr>
                <w:rFonts w:hint="eastAsia"/>
                <w:rPrChange w:id="538" w:author="耿正霖" w:date="2016-05-26T22:33:00Z">
                  <w:rPr>
                    <w:rStyle w:val="Hyperlink"/>
                    <w:rFonts w:hint="eastAsia"/>
                    <w:noProof/>
                  </w:rPr>
                </w:rPrChange>
              </w:rPr>
              <w:delText>工作总结</w:delText>
            </w:r>
            <w:r w:rsidDel="00A87319">
              <w:rPr>
                <w:noProof/>
                <w:webHidden/>
              </w:rPr>
              <w:tab/>
              <w:delText>23</w:delText>
            </w:r>
          </w:del>
        </w:p>
        <w:p w:rsidR="00615C5B" w:rsidDel="00A87319" w:rsidRDefault="00615C5B">
          <w:pPr>
            <w:pStyle w:val="TOC2"/>
            <w:tabs>
              <w:tab w:val="left" w:pos="1470"/>
              <w:tab w:val="right" w:leader="dot" w:pos="8381"/>
            </w:tabs>
            <w:ind w:left="480"/>
            <w:rPr>
              <w:del w:id="539" w:author="耿正霖" w:date="2016-05-27T00:23:00Z"/>
              <w:rFonts w:asciiTheme="minorHAnsi" w:eastAsiaTheme="minorEastAsia" w:hAnsiTheme="minorHAnsi"/>
              <w:noProof/>
              <w:sz w:val="21"/>
              <w:szCs w:val="22"/>
            </w:rPr>
          </w:pPr>
          <w:del w:id="540" w:author="耿正霖" w:date="2016-05-27T00:23:00Z">
            <w:r w:rsidRPr="00770966" w:rsidDel="00A87319">
              <w:rPr>
                <w:rPrChange w:id="541" w:author="耿正霖" w:date="2016-05-26T22:33:00Z">
                  <w:rPr>
                    <w:rStyle w:val="Hyperlink"/>
                    <w:noProof/>
                  </w:rPr>
                </w:rPrChange>
              </w:rPr>
              <w:delText>5.2</w:delText>
            </w:r>
            <w:r w:rsidDel="00A87319">
              <w:rPr>
                <w:rFonts w:asciiTheme="minorHAnsi" w:eastAsiaTheme="minorEastAsia" w:hAnsiTheme="minorHAnsi"/>
                <w:noProof/>
                <w:sz w:val="21"/>
                <w:szCs w:val="22"/>
              </w:rPr>
              <w:tab/>
            </w:r>
            <w:r w:rsidRPr="00770966" w:rsidDel="00A87319">
              <w:rPr>
                <w:rFonts w:hint="eastAsia"/>
                <w:rPrChange w:id="542" w:author="耿正霖" w:date="2016-05-26T22:33:00Z">
                  <w:rPr>
                    <w:rStyle w:val="Hyperlink"/>
                    <w:rFonts w:hint="eastAsia"/>
                    <w:noProof/>
                  </w:rPr>
                </w:rPrChange>
              </w:rPr>
              <w:delText>存在问题与未来工作</w:delText>
            </w:r>
            <w:r w:rsidDel="00A87319">
              <w:rPr>
                <w:noProof/>
                <w:webHidden/>
              </w:rPr>
              <w:tab/>
              <w:delText>23</w:delText>
            </w:r>
          </w:del>
        </w:p>
        <w:p w:rsidR="00615C5B" w:rsidDel="00A87319" w:rsidRDefault="00615C5B">
          <w:pPr>
            <w:pStyle w:val="TOC1"/>
            <w:rPr>
              <w:del w:id="543" w:author="耿正霖" w:date="2016-05-27T00:23:00Z"/>
              <w:rFonts w:asciiTheme="minorHAnsi" w:eastAsiaTheme="minorEastAsia" w:hAnsiTheme="minorHAnsi"/>
              <w:noProof/>
              <w:sz w:val="21"/>
              <w:szCs w:val="22"/>
            </w:rPr>
          </w:pPr>
          <w:del w:id="544" w:author="耿正霖" w:date="2016-05-27T00:23:00Z">
            <w:r w:rsidRPr="00770966" w:rsidDel="00A87319">
              <w:rPr>
                <w:rFonts w:hint="eastAsia"/>
                <w:rPrChange w:id="545" w:author="耿正霖" w:date="2016-05-26T22:33:00Z">
                  <w:rPr>
                    <w:rStyle w:val="Hyperlink"/>
                    <w:rFonts w:hint="eastAsia"/>
                    <w:noProof/>
                  </w:rPr>
                </w:rPrChange>
              </w:rPr>
              <w:delText>插图索引</w:delText>
            </w:r>
            <w:r w:rsidDel="00A87319">
              <w:rPr>
                <w:noProof/>
                <w:webHidden/>
              </w:rPr>
              <w:tab/>
              <w:delText>25</w:delText>
            </w:r>
          </w:del>
        </w:p>
        <w:p w:rsidR="00615C5B" w:rsidDel="00A87319" w:rsidRDefault="00615C5B">
          <w:pPr>
            <w:pStyle w:val="TOC1"/>
            <w:rPr>
              <w:del w:id="546" w:author="耿正霖" w:date="2016-05-27T00:23:00Z"/>
              <w:rFonts w:asciiTheme="minorHAnsi" w:eastAsiaTheme="minorEastAsia" w:hAnsiTheme="minorHAnsi"/>
              <w:noProof/>
              <w:sz w:val="21"/>
              <w:szCs w:val="22"/>
            </w:rPr>
          </w:pPr>
          <w:del w:id="547" w:author="耿正霖" w:date="2016-05-27T00:23:00Z">
            <w:r w:rsidRPr="00770966" w:rsidDel="00A87319">
              <w:rPr>
                <w:rFonts w:hint="eastAsia"/>
                <w:rPrChange w:id="548" w:author="耿正霖" w:date="2016-05-26T22:33:00Z">
                  <w:rPr>
                    <w:rStyle w:val="Hyperlink"/>
                    <w:rFonts w:hint="eastAsia"/>
                    <w:noProof/>
                  </w:rPr>
                </w:rPrChange>
              </w:rPr>
              <w:delText>表格索引</w:delText>
            </w:r>
            <w:r w:rsidDel="00A87319">
              <w:rPr>
                <w:noProof/>
                <w:webHidden/>
              </w:rPr>
              <w:tab/>
              <w:delText>26</w:delText>
            </w:r>
          </w:del>
        </w:p>
        <w:p w:rsidR="00615C5B" w:rsidDel="00A87319" w:rsidRDefault="00615C5B">
          <w:pPr>
            <w:pStyle w:val="TOC1"/>
            <w:rPr>
              <w:del w:id="549" w:author="耿正霖" w:date="2016-05-27T00:23:00Z"/>
              <w:rFonts w:asciiTheme="minorHAnsi" w:eastAsiaTheme="minorEastAsia" w:hAnsiTheme="minorHAnsi"/>
              <w:noProof/>
              <w:sz w:val="21"/>
              <w:szCs w:val="22"/>
            </w:rPr>
          </w:pPr>
          <w:del w:id="550" w:author="耿正霖" w:date="2016-05-27T00:23:00Z">
            <w:r w:rsidRPr="00770966" w:rsidDel="00A87319">
              <w:rPr>
                <w:rFonts w:hint="eastAsia"/>
                <w:rPrChange w:id="551" w:author="耿正霖" w:date="2016-05-26T22:33:00Z">
                  <w:rPr>
                    <w:rStyle w:val="Hyperlink"/>
                    <w:rFonts w:hint="eastAsia"/>
                    <w:noProof/>
                  </w:rPr>
                </w:rPrChange>
              </w:rPr>
              <w:delText>参考文献</w:delText>
            </w:r>
            <w:r w:rsidDel="00A87319">
              <w:rPr>
                <w:noProof/>
                <w:webHidden/>
              </w:rPr>
              <w:tab/>
              <w:delText>27</w:delText>
            </w:r>
          </w:del>
        </w:p>
        <w:p w:rsidR="00615C5B" w:rsidDel="00A87319" w:rsidRDefault="00615C5B">
          <w:pPr>
            <w:pStyle w:val="TOC1"/>
            <w:rPr>
              <w:del w:id="552" w:author="耿正霖" w:date="2016-05-27T00:23:00Z"/>
              <w:rFonts w:asciiTheme="minorHAnsi" w:eastAsiaTheme="minorEastAsia" w:hAnsiTheme="minorHAnsi"/>
              <w:noProof/>
              <w:sz w:val="21"/>
              <w:szCs w:val="22"/>
            </w:rPr>
          </w:pPr>
          <w:del w:id="553" w:author="耿正霖" w:date="2016-05-27T00:23:00Z">
            <w:r w:rsidRPr="00770966" w:rsidDel="00A87319">
              <w:rPr>
                <w:rFonts w:hint="eastAsia"/>
                <w:rPrChange w:id="554" w:author="耿正霖" w:date="2016-05-26T22:33:00Z">
                  <w:rPr>
                    <w:rStyle w:val="Hyperlink"/>
                    <w:rFonts w:hint="eastAsia"/>
                    <w:noProof/>
                  </w:rPr>
                </w:rPrChange>
              </w:rPr>
              <w:delText>致</w:delText>
            </w:r>
            <w:r w:rsidRPr="00770966" w:rsidDel="00A87319">
              <w:rPr>
                <w:rPrChange w:id="555" w:author="耿正霖" w:date="2016-05-26T22:33:00Z">
                  <w:rPr>
                    <w:rStyle w:val="Hyperlink"/>
                    <w:noProof/>
                  </w:rPr>
                </w:rPrChange>
              </w:rPr>
              <w:delText xml:space="preserve">    </w:delText>
            </w:r>
            <w:r w:rsidRPr="00770966" w:rsidDel="00A87319">
              <w:rPr>
                <w:rFonts w:hint="eastAsia"/>
                <w:rPrChange w:id="556" w:author="耿正霖" w:date="2016-05-26T22:33:00Z">
                  <w:rPr>
                    <w:rStyle w:val="Hyperlink"/>
                    <w:rFonts w:hint="eastAsia"/>
                    <w:noProof/>
                  </w:rPr>
                </w:rPrChange>
              </w:rPr>
              <w:delText>谢</w:delText>
            </w:r>
            <w:r w:rsidDel="00A87319">
              <w:rPr>
                <w:noProof/>
                <w:webHidden/>
              </w:rPr>
              <w:tab/>
              <w:delText>29</w:delText>
            </w:r>
          </w:del>
        </w:p>
        <w:p w:rsidR="00615C5B" w:rsidDel="00A87319" w:rsidRDefault="00615C5B">
          <w:pPr>
            <w:pStyle w:val="TOC1"/>
            <w:rPr>
              <w:del w:id="557" w:author="耿正霖" w:date="2016-05-27T00:23:00Z"/>
              <w:rFonts w:asciiTheme="minorHAnsi" w:eastAsiaTheme="minorEastAsia" w:hAnsiTheme="minorHAnsi"/>
              <w:noProof/>
              <w:sz w:val="21"/>
              <w:szCs w:val="22"/>
            </w:rPr>
          </w:pPr>
          <w:del w:id="558" w:author="耿正霖" w:date="2016-05-27T00:23:00Z">
            <w:r w:rsidRPr="00770966" w:rsidDel="00A87319">
              <w:rPr>
                <w:rFonts w:hint="eastAsia"/>
                <w:rPrChange w:id="559" w:author="耿正霖" w:date="2016-05-26T22:33:00Z">
                  <w:rPr>
                    <w:rStyle w:val="Hyperlink"/>
                    <w:rFonts w:hint="eastAsia"/>
                    <w:noProof/>
                  </w:rPr>
                </w:rPrChange>
              </w:rPr>
              <w:delText>声</w:delText>
            </w:r>
            <w:r w:rsidRPr="00770966" w:rsidDel="00A87319">
              <w:rPr>
                <w:rPrChange w:id="560" w:author="耿正霖" w:date="2016-05-26T22:33:00Z">
                  <w:rPr>
                    <w:rStyle w:val="Hyperlink"/>
                    <w:noProof/>
                  </w:rPr>
                </w:rPrChange>
              </w:rPr>
              <w:delText xml:space="preserve">    </w:delText>
            </w:r>
            <w:r w:rsidRPr="00770966" w:rsidDel="00A87319">
              <w:rPr>
                <w:rFonts w:hint="eastAsia"/>
                <w:rPrChange w:id="561" w:author="耿正霖" w:date="2016-05-26T22:33:00Z">
                  <w:rPr>
                    <w:rStyle w:val="Hyperlink"/>
                    <w:rFonts w:hint="eastAsia"/>
                    <w:noProof/>
                  </w:rPr>
                </w:rPrChange>
              </w:rPr>
              <w:delText>明</w:delText>
            </w:r>
            <w:r w:rsidDel="00A87319">
              <w:rPr>
                <w:noProof/>
                <w:webHidden/>
              </w:rPr>
              <w:tab/>
              <w:delText>30</w:delText>
            </w:r>
          </w:del>
        </w:p>
        <w:p w:rsidR="00615C5B" w:rsidDel="00A87319" w:rsidRDefault="00615C5B">
          <w:pPr>
            <w:pStyle w:val="TOC1"/>
            <w:rPr>
              <w:del w:id="562" w:author="耿正霖" w:date="2016-05-27T00:23:00Z"/>
              <w:rFonts w:asciiTheme="minorHAnsi" w:eastAsiaTheme="minorEastAsia" w:hAnsiTheme="minorHAnsi"/>
              <w:noProof/>
              <w:sz w:val="21"/>
              <w:szCs w:val="22"/>
            </w:rPr>
          </w:pPr>
          <w:del w:id="563" w:author="耿正霖" w:date="2016-05-27T00:23:00Z">
            <w:r w:rsidRPr="00770966" w:rsidDel="00A87319">
              <w:rPr>
                <w:rFonts w:hint="eastAsia"/>
                <w:rPrChange w:id="564" w:author="耿正霖" w:date="2016-05-26T22:33:00Z">
                  <w:rPr>
                    <w:rStyle w:val="Hyperlink"/>
                    <w:rFonts w:hint="eastAsia"/>
                    <w:noProof/>
                  </w:rPr>
                </w:rPrChange>
              </w:rPr>
              <w:delText>附录</w:delText>
            </w:r>
            <w:r w:rsidRPr="00770966" w:rsidDel="00A87319">
              <w:rPr>
                <w:rPrChange w:id="565" w:author="耿正霖" w:date="2016-05-26T22:33:00Z">
                  <w:rPr>
                    <w:rStyle w:val="Hyperlink"/>
                    <w:noProof/>
                  </w:rPr>
                </w:rPrChange>
              </w:rPr>
              <w:delText xml:space="preserve"> A </w:delText>
            </w:r>
            <w:r w:rsidRPr="00770966" w:rsidDel="00A87319">
              <w:rPr>
                <w:rFonts w:hint="eastAsia"/>
                <w:rPrChange w:id="566" w:author="耿正霖" w:date="2016-05-26T22:33:00Z">
                  <w:rPr>
                    <w:rStyle w:val="Hyperlink"/>
                    <w:rFonts w:hint="eastAsia"/>
                    <w:noProof/>
                  </w:rPr>
                </w:rPrChange>
              </w:rPr>
              <w:delText>外文资料的调研阅读报告</w:delText>
            </w:r>
            <w:r w:rsidDel="00A87319">
              <w:rPr>
                <w:noProof/>
                <w:webHidden/>
              </w:rPr>
              <w:tab/>
              <w:delText>31</w:delText>
            </w:r>
          </w:del>
        </w:p>
        <w:p w:rsidR="00793311" w:rsidRPr="00030EBD" w:rsidRDefault="00DF3902" w:rsidP="00030EBD">
          <w:pPr>
            <w:ind w:firstLine="0"/>
            <w:sectPr w:rsidR="00793311" w:rsidRPr="00030EBD" w:rsidSect="00793311">
              <w:footerReference w:type="default" r:id="rId9"/>
              <w:pgSz w:w="11906" w:h="16838"/>
              <w:pgMar w:top="2155" w:right="1701" w:bottom="1814" w:left="1701" w:header="851" w:footer="992" w:gutter="113"/>
              <w:pgNumType w:start="1"/>
              <w:cols w:space="425"/>
              <w:docGrid w:type="lines" w:linePitch="312"/>
            </w:sectPr>
          </w:pPr>
          <w:r>
            <w:rPr>
              <w:b/>
              <w:bCs/>
              <w:noProof/>
            </w:rPr>
            <w:fldChar w:fldCharType="end"/>
          </w:r>
        </w:p>
      </w:sdtContent>
    </w:sdt>
    <w:p w:rsidR="00C75C55" w:rsidRDefault="00D40B2E" w:rsidP="008B419B">
      <w:pPr>
        <w:pStyle w:val="Heading1"/>
      </w:pPr>
      <w:bookmarkStart w:id="567" w:name="_Toc451194194"/>
      <w:bookmarkStart w:id="568" w:name="_Toc451194276"/>
      <w:bookmarkStart w:id="569" w:name="_Toc451194521"/>
      <w:bookmarkStart w:id="570" w:name="_Toc452072034"/>
      <w:r>
        <w:rPr>
          <w:rFonts w:hint="eastAsia"/>
        </w:rPr>
        <w:lastRenderedPageBreak/>
        <w:t>引言</w:t>
      </w:r>
      <w:bookmarkEnd w:id="567"/>
      <w:bookmarkEnd w:id="568"/>
      <w:bookmarkEnd w:id="569"/>
      <w:bookmarkEnd w:id="570"/>
    </w:p>
    <w:p w:rsidR="008B419B" w:rsidRDefault="008B419B" w:rsidP="008B419B">
      <w:pPr>
        <w:pStyle w:val="Heading2"/>
      </w:pPr>
      <w:bookmarkStart w:id="571" w:name="_Toc451194195"/>
      <w:bookmarkStart w:id="572" w:name="_Toc451194277"/>
      <w:bookmarkStart w:id="573" w:name="_Toc451194522"/>
      <w:bookmarkStart w:id="574" w:name="_Toc452072035"/>
      <w:r>
        <w:rPr>
          <w:rFonts w:hint="eastAsia"/>
        </w:rPr>
        <w:t>问题提出</w:t>
      </w:r>
      <w:bookmarkEnd w:id="571"/>
      <w:bookmarkEnd w:id="572"/>
      <w:bookmarkEnd w:id="573"/>
      <w:bookmarkEnd w:id="574"/>
    </w:p>
    <w:p w:rsidR="008B419B" w:rsidRDefault="008B419B" w:rsidP="008B419B">
      <w:r>
        <w:rPr>
          <w:rFonts w:hint="eastAsia"/>
        </w:rPr>
        <w:t>光场</w:t>
      </w:r>
      <w:ins w:id="575" w:author="ZH" w:date="2016-05-25T20:57:00Z">
        <w:r w:rsidR="0047650A">
          <w:rPr>
            <w:rFonts w:hint="eastAsia"/>
          </w:rPr>
          <w:t>（</w:t>
        </w:r>
        <w:r w:rsidR="0047650A">
          <w:t>light field</w:t>
        </w:r>
        <w:r w:rsidR="0047650A">
          <w:t>）</w:t>
        </w:r>
      </w:ins>
      <w:r>
        <w:rPr>
          <w:rFonts w:hint="eastAsia"/>
        </w:rPr>
        <w:t>渲染技术属于基于图像渲染（</w:t>
      </w:r>
      <w:ins w:id="576" w:author="ZH" w:date="2016-05-25T20:54:00Z">
        <w:r w:rsidR="00BC38A7">
          <w:rPr>
            <w:rFonts w:hint="eastAsia"/>
          </w:rPr>
          <w:t>Image based rendering</w:t>
        </w:r>
        <w:r w:rsidR="00BC38A7">
          <w:t>，</w:t>
        </w:r>
        <w:r w:rsidR="00BC38A7">
          <w:rPr>
            <w:rFonts w:hint="eastAsia"/>
          </w:rPr>
          <w:t>简称</w:t>
        </w:r>
      </w:ins>
      <w:r>
        <w:t>IBR</w:t>
      </w:r>
      <w:r>
        <w:rPr>
          <w:rFonts w:hint="eastAsia"/>
        </w:rPr>
        <w:t>）技术的一种。这类技术一般以真实世界拍摄的照片作为输入，输出三维场景的渲染图。正因为以照片作为输入，这类渲染技术更容易获取更高的真实性，渲染出来的图片更逼近真实世界。比如谷歌街景，通过使用相机在不同角度拍摄几张照片，就可以实现让用户在计算机前通过鼠标操作的方式连续地改变</w:t>
      </w:r>
      <w:del w:id="577" w:author="ZH" w:date="2016-05-25T20:55:00Z">
        <w:r w:rsidDel="00BC38A7">
          <w:rPr>
            <w:rFonts w:hint="eastAsia"/>
          </w:rPr>
          <w:delText>观看</w:delText>
        </w:r>
      </w:del>
      <w:r>
        <w:rPr>
          <w:rFonts w:hint="eastAsia"/>
        </w:rPr>
        <w:t>视角，就好像走在真实的街道中一样。</w:t>
      </w:r>
    </w:p>
    <w:p w:rsidR="008B419B" w:rsidRDefault="008B419B" w:rsidP="008B419B">
      <w:r>
        <w:rPr>
          <w:rFonts w:hint="eastAsia"/>
        </w:rPr>
        <w:t>虽然光场渲染可以带来很强的真实感，但是传统光场采集却不是轻松的事情。传统的光场采集需要特殊的设备，造价</w:t>
      </w:r>
      <w:del w:id="578" w:author="ZH" w:date="2016-05-25T20:55:00Z">
        <w:r w:rsidDel="00CC46CB">
          <w:rPr>
            <w:rFonts w:hint="eastAsia"/>
          </w:rPr>
          <w:delText>高</w:delText>
        </w:r>
      </w:del>
      <w:r>
        <w:rPr>
          <w:rFonts w:hint="eastAsia"/>
        </w:rPr>
        <w:t>昂</w:t>
      </w:r>
      <w:ins w:id="579" w:author="ZH" w:date="2016-05-25T20:56:00Z">
        <w:r w:rsidR="00CC46CB">
          <w:rPr>
            <w:rFonts w:hint="eastAsia"/>
          </w:rPr>
          <w:t>贵</w:t>
        </w:r>
      </w:ins>
      <w:r>
        <w:rPr>
          <w:rFonts w:hint="eastAsia"/>
        </w:rPr>
        <w:t>，携带也不方便。本</w:t>
      </w:r>
      <w:del w:id="580" w:author="ZH" w:date="2016-05-25T20:56:00Z">
        <w:r w:rsidDel="00705DB0">
          <w:rPr>
            <w:rFonts w:hint="eastAsia"/>
          </w:rPr>
          <w:delText>系统</w:delText>
        </w:r>
      </w:del>
      <w:ins w:id="581" w:author="ZH" w:date="2016-05-25T20:56:00Z">
        <w:del w:id="582" w:author="耿正霖" w:date="2016-05-26T09:57:00Z">
          <w:r w:rsidR="00705DB0" w:rsidDel="00A94047">
            <w:rPr>
              <w:rFonts w:hint="eastAsia"/>
            </w:rPr>
            <w:delText>本</w:delText>
          </w:r>
        </w:del>
      </w:ins>
      <w:ins w:id="583" w:author="耿正霖" w:date="2016-05-26T22:31:00Z">
        <w:r w:rsidR="00770966">
          <w:rPr>
            <w:rFonts w:hint="eastAsia"/>
          </w:rPr>
          <w:t>文</w:t>
        </w:r>
      </w:ins>
      <w:del w:id="584" w:author="ZH" w:date="2016-05-25T20:56:00Z">
        <w:r w:rsidR="005C06A4" w:rsidDel="00705DB0">
          <w:rPr>
            <w:rFonts w:hint="eastAsia"/>
          </w:rPr>
          <w:delText>就</w:delText>
        </w:r>
      </w:del>
      <w:r w:rsidR="005C06A4">
        <w:rPr>
          <w:rFonts w:hint="eastAsia"/>
        </w:rPr>
        <w:t>致力于</w:t>
      </w:r>
      <w:ins w:id="585" w:author="ZH" w:date="2016-05-25T20:56:00Z">
        <w:r w:rsidR="00705DB0">
          <w:rPr>
            <w:rFonts w:hint="eastAsia"/>
          </w:rPr>
          <w:t>开发</w:t>
        </w:r>
        <w:del w:id="586" w:author="耿正霖" w:date="2016-05-26T09:57:00Z">
          <w:r w:rsidR="00705DB0" w:rsidDel="00A94047">
            <w:rPr>
              <w:rFonts w:hint="eastAsia"/>
            </w:rPr>
            <w:delText>……</w:delText>
          </w:r>
        </w:del>
      </w:ins>
      <w:ins w:id="587" w:author="耿正霖" w:date="2016-05-26T09:57:00Z">
        <w:r w:rsidR="00A94047">
          <w:rPr>
            <w:rFonts w:hint="eastAsia"/>
          </w:rPr>
          <w:t>一个基于手持相机的光场采集系统</w:t>
        </w:r>
      </w:ins>
      <w:ins w:id="588" w:author="ZH" w:date="2016-05-25T20:56:00Z">
        <w:r w:rsidR="00705DB0">
          <w:rPr>
            <w:rFonts w:hint="eastAsia"/>
          </w:rPr>
          <w:t>，</w:t>
        </w:r>
      </w:ins>
      <w:r w:rsidR="005C06A4">
        <w:rPr>
          <w:rFonts w:hint="eastAsia"/>
        </w:rPr>
        <w:t>给予用户使用手持相机也能采集光场并实时查看渲染结果的能力</w:t>
      </w:r>
      <w:r>
        <w:rPr>
          <w:rFonts w:hint="eastAsia"/>
        </w:rPr>
        <w:t>。</w:t>
      </w:r>
    </w:p>
    <w:p w:rsidR="008B419B" w:rsidRDefault="008B419B" w:rsidP="008B419B">
      <w:pPr>
        <w:pStyle w:val="Heading2"/>
      </w:pPr>
      <w:bookmarkStart w:id="589" w:name="_Toc451194196"/>
      <w:bookmarkStart w:id="590" w:name="_Toc451194278"/>
      <w:bookmarkStart w:id="591" w:name="_Toc451194523"/>
      <w:bookmarkStart w:id="592" w:name="_Toc452072036"/>
      <w:r>
        <w:rPr>
          <w:rFonts w:hint="eastAsia"/>
        </w:rPr>
        <w:t>光场简介</w:t>
      </w:r>
      <w:bookmarkEnd w:id="589"/>
      <w:bookmarkEnd w:id="590"/>
      <w:bookmarkEnd w:id="591"/>
      <w:bookmarkEnd w:id="592"/>
    </w:p>
    <w:p w:rsidR="008B419B" w:rsidRDefault="008B419B" w:rsidP="008B419B">
      <w:r>
        <w:rPr>
          <w:rFonts w:hint="eastAsia"/>
        </w:rPr>
        <w:t>光场的定义是空间中某点向某个方向的光照度</w:t>
      </w:r>
      <w:ins w:id="593" w:author="ZH" w:date="2016-05-25T20:57:00Z">
        <w:r w:rsidR="00CE0360">
          <w:rPr>
            <w:rFonts w:hint="eastAsia"/>
          </w:rPr>
          <w:t>（</w:t>
        </w:r>
      </w:ins>
      <w:ins w:id="594" w:author="耿正霖" w:date="2016-05-26T09:59:00Z">
        <w:r w:rsidR="00A94047">
          <w:rPr>
            <w:rFonts w:hint="eastAsia"/>
          </w:rPr>
          <w:t>i</w:t>
        </w:r>
        <w:r w:rsidR="00A94047">
          <w:t>llumination</w:t>
        </w:r>
      </w:ins>
      <w:ins w:id="595" w:author="ZH" w:date="2016-05-25T20:57:00Z">
        <w:del w:id="596" w:author="耿正霖" w:date="2016-05-26T09:59:00Z">
          <w:r w:rsidR="00CE0360" w:rsidDel="00A94047">
            <w:rPr>
              <w:rFonts w:hint="eastAsia"/>
            </w:rPr>
            <w:delText>英文</w:delText>
          </w:r>
        </w:del>
        <w:r w:rsidR="00CE0360">
          <w:t>）</w:t>
        </w:r>
      </w:ins>
      <w:ins w:id="597" w:author="耿正霖" w:date="2016-05-27T00:12:00Z">
        <w:r w:rsidR="00C74230">
          <w:fldChar w:fldCharType="begin"/>
        </w:r>
        <w:r w:rsidR="00C74230">
          <w:instrText xml:space="preserve"> ADDIN NE.Ref.{070A9FEE-82F5-461A-B772-DEBF697600AF}</w:instrText>
        </w:r>
        <w:r w:rsidR="00C74230">
          <w:fldChar w:fldCharType="separate"/>
        </w:r>
      </w:ins>
      <w:ins w:id="598" w:author="耿正霖" w:date="2016-05-27T00:20:00Z">
        <w:r w:rsidR="00A87319">
          <w:rPr>
            <w:rFonts w:eastAsiaTheme="minorEastAsia" w:cs="Times New Roman"/>
            <w:color w:val="080000"/>
            <w:kern w:val="0"/>
            <w:szCs w:val="24"/>
            <w:vertAlign w:val="superscript"/>
          </w:rPr>
          <w:t>[1]</w:t>
        </w:r>
      </w:ins>
      <w:ins w:id="599" w:author="耿正霖" w:date="2016-05-27T00:12:00Z">
        <w:r w:rsidR="00C74230">
          <w:fldChar w:fldCharType="end"/>
        </w:r>
      </w:ins>
      <w:ins w:id="600" w:author="耿正霖" w:date="2016-05-26T23:23:00Z">
        <w:r w:rsidR="00DA21AD">
          <w:fldChar w:fldCharType="begin"/>
        </w:r>
        <w:r w:rsidR="00DA21AD">
          <w:instrText xml:space="preserve"> TA \l "</w:instrText>
        </w:r>
        <w:r w:rsidR="00DA21AD" w:rsidRPr="00C6746A">
          <w:instrText>Marc Levoy. Light field rendering[C]// Conference on Computer Graphics and Interactive Techniques. ACM, 1996:II-64 - II-71.</w:instrText>
        </w:r>
        <w:r w:rsidR="00DA21AD">
          <w:instrText xml:space="preserve">" \s "[1]" \c 8 </w:instrText>
        </w:r>
        <w:r w:rsidR="00DA21AD">
          <w:fldChar w:fldCharType="end"/>
        </w:r>
      </w:ins>
      <w:customXmlDelRangeStart w:id="601" w:author="耿正霖" w:date="2016-05-26T23:20:00Z"/>
      <w:sdt>
        <w:sdtPr>
          <w:rPr>
            <w:rFonts w:hint="eastAsia"/>
          </w:rPr>
          <w:id w:val="1405182256"/>
          <w:citation/>
        </w:sdtPr>
        <w:sdtContent>
          <w:customXmlDelRangeEnd w:id="601"/>
          <w:del w:id="602" w:author="耿正霖" w:date="2016-05-26T23:20:00Z">
            <w:r w:rsidDel="00DA21AD">
              <w:fldChar w:fldCharType="begin"/>
            </w:r>
            <w:r w:rsidDel="00DA21AD">
              <w:delInstrText xml:space="preserve">CITATION Mar96 \l 2052 </w:delInstrText>
            </w:r>
            <w:r w:rsidDel="00DA21AD">
              <w:fldChar w:fldCharType="separate"/>
            </w:r>
            <w:r w:rsidR="005251FD" w:rsidDel="00DA21AD">
              <w:rPr>
                <w:noProof/>
              </w:rPr>
              <w:delText xml:space="preserve"> [1]</w:delText>
            </w:r>
            <w:r w:rsidDel="00DA21AD">
              <w:fldChar w:fldCharType="end"/>
            </w:r>
          </w:del>
          <w:customXmlDelRangeStart w:id="603" w:author="耿正霖" w:date="2016-05-26T23:20:00Z"/>
        </w:sdtContent>
      </w:sdt>
      <w:customXmlDelRangeEnd w:id="603"/>
      <w:r>
        <w:rPr>
          <w:rFonts w:hint="eastAsia"/>
        </w:rPr>
        <w:t>。根据定义，光场可以表示为空间点三维坐标</w:t>
      </w:r>
      <w:ins w:id="604" w:author="ZH" w:date="2016-05-25T21:59:00Z">
        <w:r w:rsidR="00962ADD">
          <w:rPr>
            <w:rFonts w:hint="eastAsia"/>
          </w:rPr>
          <w:t>(</w:t>
        </w:r>
        <w:proofErr w:type="spellStart"/>
        <w:r w:rsidR="00962ADD">
          <w:t>x,y,z</w:t>
        </w:r>
        <w:proofErr w:type="spellEnd"/>
        <w:r w:rsidR="00962ADD">
          <w:rPr>
            <w:rFonts w:hint="eastAsia"/>
          </w:rPr>
          <w:t>)</w:t>
        </w:r>
      </w:ins>
      <w:r>
        <w:rPr>
          <w:rFonts w:hint="eastAsia"/>
        </w:rPr>
        <w:t>，以及方位角</w:t>
      </w:r>
      <w:ins w:id="605" w:author="ZH" w:date="2016-05-25T21:59:00Z">
        <w:r w:rsidR="00962ADD">
          <w:rPr>
            <w:rFonts w:hint="eastAsia"/>
          </w:rPr>
          <w:t>(</w:t>
        </w:r>
        <w:r w:rsidR="00962ADD">
          <w:rPr>
            <w:rFonts w:hint="eastAsia"/>
          </w:rPr>
          <w:sym w:font="Symbol" w:char="F071"/>
        </w:r>
        <w:r w:rsidR="00962ADD">
          <w:rPr>
            <w:rFonts w:hint="eastAsia"/>
          </w:rPr>
          <w:t>)</w:t>
        </w:r>
      </w:ins>
      <w:r>
        <w:rPr>
          <w:rFonts w:hint="eastAsia"/>
        </w:rPr>
        <w:t>和仰角</w:t>
      </w:r>
      <w:ins w:id="606" w:author="ZH" w:date="2016-05-25T21:59:00Z">
        <w:r w:rsidR="00962ADD">
          <w:rPr>
            <w:rFonts w:hint="eastAsia"/>
          </w:rPr>
          <w:t>(</w:t>
        </w:r>
        <w:r w:rsidR="00962ADD">
          <w:rPr>
            <w:rFonts w:hint="eastAsia"/>
          </w:rPr>
          <w:sym w:font="Symbol" w:char="F066"/>
        </w:r>
        <w:r w:rsidR="00962ADD">
          <w:rPr>
            <w:rFonts w:hint="eastAsia"/>
          </w:rPr>
          <w:t>)</w:t>
        </w:r>
      </w:ins>
      <w:r>
        <w:rPr>
          <w:rFonts w:hint="eastAsia"/>
        </w:rPr>
        <w:t>的五维函数：</w:t>
      </w:r>
      <m:oMath>
        <m:r>
          <m:rPr>
            <m:sty m:val="p"/>
          </m:rPr>
          <w:rPr>
            <w:rFonts w:ascii="Cambria Math" w:hAnsi="Cambria Math"/>
          </w:rPr>
          <m:t>L</m:t>
        </m:r>
        <m:r>
          <m:rPr>
            <m:sty m:val="p"/>
          </m:rPr>
          <w:rPr>
            <w:rFonts w:ascii="Cambria Math" w:hAnsi="Cambria Math" w:hint="eastAsia"/>
          </w:rPr>
          <m:t>=</m:t>
        </m:r>
        <m:r>
          <m:rPr>
            <m:sty m:val="p"/>
          </m:rPr>
          <w:rPr>
            <w:rFonts w:ascii="Cambria Math" w:hAnsi="Cambria Math"/>
          </w:rPr>
          <m:t>L(</m:t>
        </m:r>
        <m:r>
          <m:rPr>
            <m:sty m:val="p"/>
          </m:rPr>
          <w:rPr>
            <w:rFonts w:ascii="Cambria Math" w:hAnsi="Cambria Math" w:hint="eastAsia"/>
          </w:rPr>
          <m:t>x,</m:t>
        </m:r>
        <m:r>
          <m:rPr>
            <m:sty m:val="p"/>
          </m:rPr>
          <w:rPr>
            <w:rFonts w:ascii="Cambria Math" w:hAnsi="Cambria Math"/>
          </w:rPr>
          <m:t>y,z,θ,ϕ)</m:t>
        </m:r>
      </m:oMath>
      <w:ins w:id="607" w:author="ZH" w:date="2016-05-25T21:59:00Z">
        <w:r w:rsidR="00C73650">
          <w:rPr>
            <w:rFonts w:hint="eastAsia"/>
          </w:rPr>
          <w:t>，</w:t>
        </w:r>
      </w:ins>
      <w:del w:id="608" w:author="ZH" w:date="2016-05-25T21:59:00Z">
        <w:r w:rsidDel="00C73650">
          <w:rPr>
            <w:rFonts w:hint="eastAsia"/>
          </w:rPr>
          <w:delText>。</w:delText>
        </w:r>
      </w:del>
      <w:r>
        <w:rPr>
          <w:rFonts w:hint="eastAsia"/>
        </w:rPr>
        <w:t>也</w:t>
      </w:r>
      <w:ins w:id="609" w:author="ZH" w:date="2016-05-25T22:00:00Z">
        <w:r w:rsidR="00C73650">
          <w:rPr>
            <w:rFonts w:hint="eastAsia"/>
          </w:rPr>
          <w:t>称</w:t>
        </w:r>
      </w:ins>
      <w:del w:id="610" w:author="ZH" w:date="2016-05-25T22:00:00Z">
        <w:r w:rsidDel="00C73650">
          <w:rPr>
            <w:rFonts w:hint="eastAsia"/>
          </w:rPr>
          <w:delText>成</w:delText>
        </w:r>
      </w:del>
      <w:r>
        <w:rPr>
          <w:rFonts w:hint="eastAsia"/>
        </w:rPr>
        <w:t>为全光函数（</w:t>
      </w:r>
      <w:r>
        <w:rPr>
          <w:rFonts w:hint="eastAsia"/>
        </w:rPr>
        <w:t>plenoptic function</w:t>
      </w:r>
      <w:r>
        <w:rPr>
          <w:rFonts w:hint="eastAsia"/>
        </w:rPr>
        <w:t>）。</w:t>
      </w:r>
    </w:p>
    <w:p w:rsidR="008B419B" w:rsidDel="00770966" w:rsidRDefault="00770966" w:rsidP="00770966">
      <w:pPr>
        <w:rPr>
          <w:del w:id="611" w:author="耿正霖" w:date="2016-05-26T22:31:00Z"/>
        </w:rPr>
      </w:pPr>
      <w:r>
        <w:rPr>
          <w:noProof/>
        </w:rPr>
        <w:drawing>
          <wp:anchor distT="0" distB="0" distL="114300" distR="114300" simplePos="0" relativeHeight="251675648" behindDoc="0" locked="0" layoutInCell="1" allowOverlap="1" wp14:anchorId="05444FB9" wp14:editId="28B311C0">
            <wp:simplePos x="0" y="0"/>
            <wp:positionH relativeFrom="margin">
              <wp:align>center</wp:align>
            </wp:positionH>
            <wp:positionV relativeFrom="paragraph">
              <wp:posOffset>1193800</wp:posOffset>
            </wp:positionV>
            <wp:extent cx="2962688" cy="1343212"/>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00AA3F96">
        <w:rPr>
          <w:noProof/>
        </w:rPr>
        <mc:AlternateContent>
          <mc:Choice Requires="wps">
            <w:drawing>
              <wp:anchor distT="0" distB="0" distL="114300" distR="114300" simplePos="0" relativeHeight="251665408" behindDoc="0" locked="0" layoutInCell="1" allowOverlap="1" wp14:anchorId="78BCBD4B" wp14:editId="7BB6CCEF">
                <wp:simplePos x="0" y="0"/>
                <wp:positionH relativeFrom="page">
                  <wp:align>center</wp:align>
                </wp:positionH>
                <wp:positionV relativeFrom="paragraph">
                  <wp:posOffset>2701925</wp:posOffset>
                </wp:positionV>
                <wp:extent cx="210502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46526A" w:rsidRPr="000A36EB" w:rsidRDefault="0046526A" w:rsidP="008B419B">
                            <w:pPr>
                              <w:pStyle w:val="Caption"/>
                              <w:rPr>
                                <w:noProof/>
                                <w:sz w:val="24"/>
                                <w:szCs w:val="21"/>
                              </w:rPr>
                            </w:pPr>
                            <w:bookmarkStart w:id="612" w:name="_Ref452072669"/>
                            <w:bookmarkStart w:id="613" w:name="_Ref450595368"/>
                            <w:bookmarkStart w:id="614" w:name="_Toc451195196"/>
                            <w:bookmarkStart w:id="615" w:name="_Toc452065168"/>
                            <w:r>
                              <w:t>图</w:t>
                            </w:r>
                            <w:r>
                              <w:t xml:space="preserve"> </w:t>
                            </w:r>
                            <w:ins w:id="616" w:author="耿正霖" w:date="2016-05-26T22:27:00Z">
                              <w:r>
                                <w:fldChar w:fldCharType="begin"/>
                              </w:r>
                              <w:r>
                                <w:instrText xml:space="preserve"> STYLEREF 1 \s </w:instrText>
                              </w:r>
                            </w:ins>
                            <w:r>
                              <w:fldChar w:fldCharType="separate"/>
                            </w:r>
                            <w:r>
                              <w:rPr>
                                <w:noProof/>
                              </w:rPr>
                              <w:t>1</w:t>
                            </w:r>
                            <w:ins w:id="617"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618" w:author="耿正霖" w:date="2016-05-26T22:27:00Z">
                              <w:r>
                                <w:rPr>
                                  <w:noProof/>
                                </w:rPr>
                                <w:t>1</w:t>
                              </w:r>
                              <w:r>
                                <w:fldChar w:fldCharType="end"/>
                              </w:r>
                            </w:ins>
                            <w:bookmarkEnd w:id="612"/>
                            <w:del w:id="619" w:author="耿正霖" w:date="2016-05-26T15:23:00Z">
                              <w:r w:rsidDel="00010A49">
                                <w:fldChar w:fldCharType="begin"/>
                              </w:r>
                              <w:r w:rsidDel="00010A49">
                                <w:delInstrText xml:space="preserve"> STYLEREF 1 \s </w:delInstrText>
                              </w:r>
                              <w:r w:rsidDel="00010A49">
                                <w:fldChar w:fldCharType="separate"/>
                              </w:r>
                              <w:r w:rsidDel="00010A49">
                                <w:rPr>
                                  <w:noProof/>
                                </w:rPr>
                                <w:delText>1</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1</w:delText>
                              </w:r>
                              <w:r w:rsidDel="00010A49">
                                <w:fldChar w:fldCharType="end"/>
                              </w:r>
                            </w:del>
                            <w:bookmarkEnd w:id="613"/>
                            <w:r>
                              <w:t xml:space="preserve"> </w:t>
                            </w:r>
                            <w:r>
                              <w:t>光场的四维函数表示</w:t>
                            </w:r>
                            <w:bookmarkEnd w:id="614"/>
                            <w:bookmarkEnd w:id="6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BCBD4B" id="_x0000_t202" coordsize="21600,21600" o:spt="202" path="m,l,21600r21600,l21600,xe">
                <v:stroke joinstyle="miter"/>
                <v:path gradientshapeok="t" o:connecttype="rect"/>
              </v:shapetype>
              <v:shape id="Text Box 16" o:spid="_x0000_s1026" type="#_x0000_t202" style="position:absolute;left:0;text-align:left;margin-left:0;margin-top:212.75pt;width:165.75pt;height:.05pt;z-index:25166540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" stroked="f">
                <v:textbox style="mso-fit-shape-to-text:t" inset="0,0,0,0">
                  <w:txbxContent>
                    <w:p w:rsidR="0046526A" w:rsidRPr="000A36EB" w:rsidRDefault="0046526A" w:rsidP="008B419B">
                      <w:pPr>
                        <w:pStyle w:val="Caption"/>
                        <w:rPr>
                          <w:noProof/>
                          <w:sz w:val="24"/>
                          <w:szCs w:val="21"/>
                        </w:rPr>
                      </w:pPr>
                      <w:bookmarkStart w:id="620" w:name="_Ref452072669"/>
                      <w:bookmarkStart w:id="621" w:name="_Ref450595368"/>
                      <w:bookmarkStart w:id="622" w:name="_Toc451195196"/>
                      <w:bookmarkStart w:id="623" w:name="_Toc452065168"/>
                      <w:r>
                        <w:t>图</w:t>
                      </w:r>
                      <w:r>
                        <w:t xml:space="preserve"> </w:t>
                      </w:r>
                      <w:ins w:id="624" w:author="耿正霖" w:date="2016-05-26T22:27:00Z">
                        <w:r>
                          <w:fldChar w:fldCharType="begin"/>
                        </w:r>
                        <w:r>
                          <w:instrText xml:space="preserve"> STYLEREF 1 \s </w:instrText>
                        </w:r>
                      </w:ins>
                      <w:r>
                        <w:fldChar w:fldCharType="separate"/>
                      </w:r>
                      <w:r>
                        <w:rPr>
                          <w:noProof/>
                        </w:rPr>
                        <w:t>1</w:t>
                      </w:r>
                      <w:ins w:id="625"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626" w:author="耿正霖" w:date="2016-05-26T22:27:00Z">
                        <w:r>
                          <w:rPr>
                            <w:noProof/>
                          </w:rPr>
                          <w:t>1</w:t>
                        </w:r>
                        <w:r>
                          <w:fldChar w:fldCharType="end"/>
                        </w:r>
                      </w:ins>
                      <w:bookmarkEnd w:id="620"/>
                      <w:del w:id="627" w:author="耿正霖" w:date="2016-05-26T15:23:00Z">
                        <w:r w:rsidDel="00010A49">
                          <w:fldChar w:fldCharType="begin"/>
                        </w:r>
                        <w:r w:rsidDel="00010A49">
                          <w:delInstrText xml:space="preserve"> STYLEREF 1 \s </w:delInstrText>
                        </w:r>
                        <w:r w:rsidDel="00010A49">
                          <w:fldChar w:fldCharType="separate"/>
                        </w:r>
                        <w:r w:rsidDel="00010A49">
                          <w:rPr>
                            <w:noProof/>
                          </w:rPr>
                          <w:delText>1</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1</w:delText>
                        </w:r>
                        <w:r w:rsidDel="00010A49">
                          <w:fldChar w:fldCharType="end"/>
                        </w:r>
                      </w:del>
                      <w:bookmarkEnd w:id="621"/>
                      <w:r>
                        <w:t xml:space="preserve"> </w:t>
                      </w:r>
                      <w:r>
                        <w:t>光场的四维函数表示</w:t>
                      </w:r>
                      <w:bookmarkEnd w:id="622"/>
                      <w:bookmarkEnd w:id="623"/>
                    </w:p>
                  </w:txbxContent>
                </v:textbox>
                <w10:wrap type="topAndBottom" anchorx="page"/>
              </v:shape>
            </w:pict>
          </mc:Fallback>
        </mc:AlternateContent>
      </w:r>
      <w:r w:rsidR="008B419B">
        <w:rPr>
          <w:rFonts w:hint="eastAsia"/>
        </w:rPr>
        <w:t>但是考虑到在没有遮挡的情况下，空间中同一条光线上的光照度应该相同，全光函数表示方法有冗余，可以简化为四维函数：假设空间中有两个参数曲面，从一个曲面上一点</w:t>
      </w:r>
      <w:r w:rsidR="008B419B">
        <w:rPr>
          <w:rFonts w:hint="eastAsia"/>
        </w:rPr>
        <w:t>(u,</w:t>
      </w:r>
      <w:r w:rsidR="006E46E9">
        <w:t xml:space="preserve"> </w:t>
      </w:r>
      <w:r w:rsidR="008B419B">
        <w:rPr>
          <w:rFonts w:hint="eastAsia"/>
        </w:rPr>
        <w:t>v)</w:t>
      </w:r>
      <w:r w:rsidR="008B419B">
        <w:rPr>
          <w:rFonts w:hint="eastAsia"/>
        </w:rPr>
        <w:t>到第二个曲面上一点</w:t>
      </w:r>
      <w:r w:rsidR="008B419B">
        <w:rPr>
          <w:rFonts w:hint="eastAsia"/>
        </w:rPr>
        <w:t>(s,</w:t>
      </w:r>
      <w:r w:rsidR="006E46E9">
        <w:t xml:space="preserve"> </w:t>
      </w:r>
      <w:r w:rsidR="008B419B">
        <w:rPr>
          <w:rFonts w:hint="eastAsia"/>
        </w:rPr>
        <w:t>t)</w:t>
      </w:r>
      <w:r w:rsidR="008B419B">
        <w:rPr>
          <w:rFonts w:hint="eastAsia"/>
        </w:rPr>
        <w:t>对应一条直线，空间中每条这样的直线都对应一个光照度，如</w:t>
      </w:r>
      <w:r w:rsidR="003B1FD2">
        <w:fldChar w:fldCharType="begin"/>
      </w:r>
      <w:r w:rsidR="003B1FD2">
        <w:instrText xml:space="preserve"> </w:instrText>
      </w:r>
      <w:r w:rsidR="003B1FD2">
        <w:rPr>
          <w:rFonts w:hint="eastAsia"/>
        </w:rPr>
        <w:instrText>REF _Ref450595368 \h</w:instrText>
      </w:r>
      <w:r w:rsidR="003B1FD2">
        <w:instrText xml:space="preserve"> </w:instrText>
      </w:r>
      <w:r w:rsidR="003B1FD2">
        <w:fldChar w:fldCharType="separate"/>
      </w:r>
      <w:r w:rsidR="003B1FD2">
        <w:t>图</w:t>
      </w:r>
      <w:r w:rsidR="003B1FD2">
        <w:t xml:space="preserve"> </w:t>
      </w:r>
      <w:r w:rsidR="003B1FD2">
        <w:rPr>
          <w:noProof/>
        </w:rPr>
        <w:t>1</w:t>
      </w:r>
      <w:r w:rsidR="003B1FD2">
        <w:t>.</w:t>
      </w:r>
      <w:r w:rsidR="003B1FD2">
        <w:rPr>
          <w:noProof/>
        </w:rPr>
        <w:t>1</w:t>
      </w:r>
      <w:r w:rsidR="003B1FD2">
        <w:fldChar w:fldCharType="end"/>
      </w:r>
      <w:r w:rsidR="008B419B">
        <w:rPr>
          <w:rFonts w:hint="eastAsia"/>
        </w:rPr>
        <w:t>。这样两个曲面之间的光场就可以表示为形</w:t>
      </w:r>
      <w:r w:rsidR="008B419B">
        <w:rPr>
          <w:rFonts w:hint="eastAsia"/>
        </w:rPr>
        <w:lastRenderedPageBreak/>
        <w:t>式是</w:t>
      </w:r>
      <m:oMath>
        <m:r>
          <m:rPr>
            <m:sty m:val="p"/>
          </m:rPr>
          <w:rPr>
            <w:rFonts w:ascii="Cambria Math" w:hAnsi="Cambria Math"/>
          </w:rPr>
          <m:t>L=L(u,v,s,t)</m:t>
        </m:r>
      </m:oMath>
      <w:r w:rsidR="008B419B">
        <w:rPr>
          <w:rFonts w:hint="eastAsia"/>
        </w:rPr>
        <w:t>的四维函数。</w:t>
      </w:r>
    </w:p>
    <w:p w:rsidR="003B1FD2" w:rsidRDefault="0057662F" w:rsidP="00770966">
      <w:del w:id="628" w:author="耿正霖" w:date="2016-05-26T22:31:00Z">
        <w:r w:rsidDel="00770966">
          <w:rPr>
            <w:noProof/>
          </w:rPr>
          <w:drawing>
            <wp:inline distT="0" distB="0" distL="0" distR="0" wp14:anchorId="2EE0D799" wp14:editId="02BBDC48">
              <wp:extent cx="2962688" cy="134321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688" cy="1343212"/>
                      </a:xfrm>
                      <a:prstGeom prst="rect">
                        <a:avLst/>
                      </a:prstGeom>
                    </pic:spPr>
                  </pic:pic>
                </a:graphicData>
              </a:graphic>
            </wp:inline>
          </w:drawing>
        </w:r>
      </w:del>
    </w:p>
    <w:p w:rsidR="003B1FD2" w:rsidRDefault="003B1FD2" w:rsidP="003B1FD2">
      <w:r>
        <w:rPr>
          <w:rFonts w:hint="eastAsia"/>
        </w:rPr>
        <w:t>现在考虑如何用相机进行光场采集。假设</w:t>
      </w:r>
      <w:proofErr w:type="spellStart"/>
      <w:r>
        <w:rPr>
          <w:rFonts w:hint="eastAsia"/>
        </w:rPr>
        <w:t>uv</w:t>
      </w:r>
      <w:proofErr w:type="spellEnd"/>
      <w:r>
        <w:rPr>
          <w:rFonts w:hint="eastAsia"/>
        </w:rPr>
        <w:t>，</w:t>
      </w:r>
      <w:proofErr w:type="spellStart"/>
      <w:r>
        <w:rPr>
          <w:rFonts w:hint="eastAsia"/>
        </w:rPr>
        <w:t>st</w:t>
      </w:r>
      <w:proofErr w:type="spellEnd"/>
      <w:r>
        <w:rPr>
          <w:rFonts w:hint="eastAsia"/>
        </w:rPr>
        <w:t>是两个平面。如果我们在</w:t>
      </w:r>
      <w:proofErr w:type="spellStart"/>
      <w:r>
        <w:rPr>
          <w:rFonts w:hint="eastAsia"/>
        </w:rPr>
        <w:t>uv</w:t>
      </w:r>
      <w:proofErr w:type="spellEnd"/>
      <w:ins w:id="629" w:author="耿正霖" w:date="2016-05-26T10:00:00Z">
        <w:r w:rsidR="00A94047" w:rsidRPr="00A94047">
          <w:rPr>
            <w:rFonts w:hint="eastAsia"/>
            <w:rPrChange w:id="630" w:author="耿正霖" w:date="2016-05-26T10:04:00Z">
              <w:rPr>
                <w:rFonts w:hint="eastAsia"/>
                <w:highlight w:val="yellow"/>
              </w:rPr>
            </w:rPrChange>
          </w:rPr>
          <w:t>平面</w:t>
        </w:r>
      </w:ins>
      <w:del w:id="631" w:author="耿正霖" w:date="2016-05-26T10:00:00Z">
        <w:r w:rsidRPr="00450AC0" w:rsidDel="00A94047">
          <w:rPr>
            <w:rFonts w:hint="eastAsia"/>
            <w:highlight w:val="yellow"/>
            <w:rPrChange w:id="632" w:author="ZH" w:date="2016-05-25T22:02:00Z">
              <w:rPr>
                <w:rFonts w:hint="eastAsia"/>
              </w:rPr>
            </w:rPrChange>
          </w:rPr>
          <w:delText>曲面</w:delText>
        </w:r>
      </w:del>
      <w:r>
        <w:rPr>
          <w:rFonts w:hint="eastAsia"/>
        </w:rPr>
        <w:t>上每个点都放置一个相机，</w:t>
      </w:r>
      <w:ins w:id="633" w:author="ZH" w:date="2016-05-25T22:03:00Z">
        <w:del w:id="634" w:author="耿正霖" w:date="2016-05-26T10:01:00Z">
          <w:r w:rsidR="00450AC0" w:rsidDel="00A94047">
            <w:rPr>
              <w:rFonts w:hint="eastAsia"/>
            </w:rPr>
            <w:delText>方向</w:delText>
          </w:r>
          <w:r w:rsidR="00450AC0" w:rsidDel="00A94047">
            <w:delText>？</w:delText>
          </w:r>
        </w:del>
      </w:ins>
      <w:del w:id="635" w:author="耿正霖" w:date="2016-05-26T10:01:00Z">
        <w:r w:rsidDel="00A94047">
          <w:rPr>
            <w:rFonts w:hint="eastAsia"/>
          </w:rPr>
          <w:delText>每个</w:delText>
        </w:r>
      </w:del>
      <w:r>
        <w:rPr>
          <w:rFonts w:hint="eastAsia"/>
        </w:rPr>
        <w:t>相机都</w:t>
      </w:r>
      <w:ins w:id="636" w:author="耿正霖" w:date="2016-05-26T10:01:00Z">
        <w:r w:rsidR="00A94047">
          <w:rPr>
            <w:rFonts w:hint="eastAsia"/>
          </w:rPr>
          <w:t>朝向</w:t>
        </w:r>
      </w:ins>
      <w:del w:id="637" w:author="耿正霖" w:date="2016-05-26T10:01:00Z">
        <w:r w:rsidDel="00A94047">
          <w:rPr>
            <w:rFonts w:hint="eastAsia"/>
          </w:rPr>
          <w:delText>同时向</w:delText>
        </w:r>
      </w:del>
      <w:proofErr w:type="spellStart"/>
      <w:r>
        <w:rPr>
          <w:rFonts w:hint="eastAsia"/>
        </w:rPr>
        <w:t>st</w:t>
      </w:r>
      <w:proofErr w:type="spellEnd"/>
      <w:r>
        <w:rPr>
          <w:rFonts w:hint="eastAsia"/>
        </w:rPr>
        <w:t>平面</w:t>
      </w:r>
      <w:ins w:id="638" w:author="耿正霖" w:date="2016-05-26T10:01:00Z">
        <w:r w:rsidR="00A94047">
          <w:rPr>
            <w:rFonts w:hint="eastAsia"/>
          </w:rPr>
          <w:t>进行</w:t>
        </w:r>
      </w:ins>
      <w:r>
        <w:rPr>
          <w:rFonts w:hint="eastAsia"/>
        </w:rPr>
        <w:t>拍照。拍照完成后，</w:t>
      </w:r>
      <w:proofErr w:type="spellStart"/>
      <w:r>
        <w:rPr>
          <w:rFonts w:hint="eastAsia"/>
        </w:rPr>
        <w:t>uv</w:t>
      </w:r>
      <w:proofErr w:type="spellEnd"/>
      <w:r>
        <w:rPr>
          <w:rFonts w:hint="eastAsia"/>
        </w:rPr>
        <w:t>平面上每个点都存储着一张照片，照片上的每个点的颜色值对应的就是</w:t>
      </w:r>
      <w:r>
        <w:rPr>
          <w:rFonts w:hint="eastAsia"/>
        </w:rPr>
        <w:t>4</w:t>
      </w:r>
      <w:r>
        <w:t>D</w:t>
      </w:r>
      <w:r>
        <w:rPr>
          <w:rFonts w:hint="eastAsia"/>
        </w:rPr>
        <w:t>函数的光照度。实际采集的时候我们只能进行离散</w:t>
      </w:r>
      <w:del w:id="639" w:author="ZH" w:date="2016-05-25T22:04:00Z">
        <w:r w:rsidDel="00450AC0">
          <w:rPr>
            <w:rFonts w:hint="eastAsia"/>
          </w:rPr>
          <w:delText>地</w:delText>
        </w:r>
      </w:del>
      <w:ins w:id="640" w:author="ZH" w:date="2016-05-25T22:04:00Z">
        <w:r w:rsidR="00450AC0">
          <w:rPr>
            <w:rFonts w:hint="eastAsia"/>
          </w:rPr>
          <w:t>的</w:t>
        </w:r>
      </w:ins>
      <w:r>
        <w:rPr>
          <w:rFonts w:hint="eastAsia"/>
        </w:rPr>
        <w:t>采集：即在</w:t>
      </w:r>
      <w:proofErr w:type="spellStart"/>
      <w:r>
        <w:rPr>
          <w:rFonts w:hint="eastAsia"/>
        </w:rPr>
        <w:t>uv</w:t>
      </w:r>
      <w:proofErr w:type="spellEnd"/>
      <w:r>
        <w:rPr>
          <w:rFonts w:hint="eastAsia"/>
        </w:rPr>
        <w:t>平面上的采集点是离散的，</w:t>
      </w:r>
      <w:proofErr w:type="spellStart"/>
      <w:r>
        <w:rPr>
          <w:rFonts w:hint="eastAsia"/>
        </w:rPr>
        <w:t>st</w:t>
      </w:r>
      <w:proofErr w:type="spellEnd"/>
      <w:r>
        <w:rPr>
          <w:rFonts w:hint="eastAsia"/>
        </w:rPr>
        <w:t>平面对应的像素点是离散的。对于未采集到的光线要用临近点插值得到。</w:t>
      </w:r>
    </w:p>
    <w:p w:rsidR="008B419B" w:rsidRDefault="003B1FD2" w:rsidP="003B1FD2">
      <w:pPr>
        <w:pStyle w:val="Heading2"/>
      </w:pPr>
      <w:bookmarkStart w:id="641" w:name="_Toc451194197"/>
      <w:bookmarkStart w:id="642" w:name="_Toc451194279"/>
      <w:bookmarkStart w:id="643" w:name="_Toc451194524"/>
      <w:bookmarkStart w:id="644" w:name="_Toc452072037"/>
      <w:r>
        <w:rPr>
          <w:rFonts w:hint="eastAsia"/>
        </w:rPr>
        <w:t>已有研究概述</w:t>
      </w:r>
      <w:bookmarkEnd w:id="641"/>
      <w:bookmarkEnd w:id="642"/>
      <w:bookmarkEnd w:id="643"/>
      <w:bookmarkEnd w:id="644"/>
    </w:p>
    <w:p w:rsidR="003B1FD2" w:rsidRDefault="003B1FD2" w:rsidP="003B1FD2">
      <w:r>
        <w:rPr>
          <w:rFonts w:hint="eastAsia"/>
        </w:rPr>
        <w:t>对于与本文相关的研究，主要分为两部分进行叙述：光场采集和光场渲染。</w:t>
      </w:r>
    </w:p>
    <w:p w:rsidR="003B1FD2" w:rsidRDefault="003B1FD2" w:rsidP="003B1FD2">
      <w:r>
        <w:rPr>
          <w:rFonts w:hint="eastAsia"/>
        </w:rPr>
        <w:t>主流的光场采集方法主要分为三大类</w:t>
      </w:r>
      <w:customXmlDelRangeStart w:id="645" w:author="耿正霖" w:date="2016-05-27T00:13:00Z"/>
      <w:sdt>
        <w:sdtPr>
          <w:rPr>
            <w:rFonts w:hint="eastAsia"/>
          </w:rPr>
          <w:id w:val="34245859"/>
          <w:citation/>
        </w:sdtPr>
        <w:sdtContent>
          <w:customXmlDelRangeEnd w:id="645"/>
          <w:del w:id="646" w:author="耿正霖" w:date="2016-05-27T00:13:00Z">
            <w:r w:rsidDel="00C74230">
              <w:fldChar w:fldCharType="begin"/>
            </w:r>
            <w:r w:rsidDel="00C74230">
              <w:delInstrText xml:space="preserve"> </w:delInstrText>
            </w:r>
            <w:r w:rsidDel="00C74230">
              <w:rPr>
                <w:rFonts w:hint="eastAsia"/>
              </w:rPr>
              <w:delInstrText>CITATION Lev06 \l 2052</w:delInstrText>
            </w:r>
            <w:r w:rsidDel="00C74230">
              <w:delInstrText xml:space="preserve"> </w:delInstrText>
            </w:r>
            <w:r w:rsidDel="00C74230">
              <w:fldChar w:fldCharType="separate"/>
            </w:r>
            <w:r w:rsidR="00B9761F" w:rsidDel="00C74230">
              <w:rPr>
                <w:rFonts w:hint="eastAsia"/>
                <w:noProof/>
              </w:rPr>
              <w:delText xml:space="preserve"> </w:delText>
            </w:r>
            <w:r w:rsidR="00B9761F" w:rsidDel="00C74230">
              <w:rPr>
                <w:noProof/>
              </w:rPr>
              <w:delText>[2]</w:delText>
            </w:r>
            <w:r w:rsidDel="00C74230">
              <w:fldChar w:fldCharType="end"/>
            </w:r>
          </w:del>
          <w:customXmlDelRangeStart w:id="647" w:author="耿正霖" w:date="2016-05-27T00:13:00Z"/>
        </w:sdtContent>
      </w:sdt>
      <w:customXmlDelRangeEnd w:id="647"/>
      <w:del w:id="648" w:author="耿正霖" w:date="2016-05-27T00:13:00Z">
        <w:r w:rsidDel="00A87319">
          <w:rPr>
            <w:rFonts w:hint="eastAsia"/>
          </w:rPr>
          <w:delText>：</w:delText>
        </w:r>
      </w:del>
      <w:ins w:id="649" w:author="耿正霖" w:date="2016-05-27T00:13:00Z">
        <w:r w:rsidR="00A87319">
          <w:fldChar w:fldCharType="begin"/>
        </w:r>
        <w:r w:rsidR="00A87319">
          <w:instrText xml:space="preserve"> ADDIN NE.Ref.{6D094D87-A2BD-4FFE-B2E3-070DEB8FA75C}</w:instrText>
        </w:r>
      </w:ins>
      <w:r w:rsidR="00A87319">
        <w:fldChar w:fldCharType="separate"/>
      </w:r>
      <w:ins w:id="650" w:author="耿正霖" w:date="2016-05-27T00:20:00Z">
        <w:r w:rsidR="00A87319">
          <w:rPr>
            <w:rFonts w:eastAsiaTheme="minorEastAsia" w:cs="Times New Roman"/>
            <w:color w:val="080000"/>
            <w:kern w:val="0"/>
            <w:szCs w:val="24"/>
            <w:vertAlign w:val="superscript"/>
          </w:rPr>
          <w:t>[2]</w:t>
        </w:r>
      </w:ins>
      <w:ins w:id="651" w:author="耿正霖" w:date="2016-05-27T00:13:00Z">
        <w:r w:rsidR="00A87319">
          <w:fldChar w:fldCharType="end"/>
        </w:r>
        <w:r w:rsidR="00A87319">
          <w:t>:</w:t>
        </w:r>
      </w:ins>
    </w:p>
    <w:p w:rsidR="003B1FD2" w:rsidRDefault="003B1FD2" w:rsidP="003B1FD2">
      <w:pPr>
        <w:pStyle w:val="ListParagraph"/>
        <w:numPr>
          <w:ilvl w:val="0"/>
          <w:numId w:val="2"/>
        </w:numPr>
        <w:ind w:firstLineChars="0"/>
      </w:pPr>
      <w:r>
        <w:rPr>
          <w:rFonts w:hint="eastAsia"/>
        </w:rPr>
        <w:t>用运动相机进行采集。这类方法是将相机固定在某个机械装置上，在机械装置不断运动的过程中</w:t>
      </w:r>
      <w:ins w:id="652" w:author="ZH" w:date="2016-05-25T22:05:00Z">
        <w:r w:rsidR="00377722">
          <w:rPr>
            <w:rFonts w:hint="eastAsia"/>
          </w:rPr>
          <w:t>连续</w:t>
        </w:r>
      </w:ins>
      <w:del w:id="653" w:author="ZH" w:date="2016-05-25T22:05:00Z">
        <w:r w:rsidDel="00377722">
          <w:rPr>
            <w:rFonts w:hint="eastAsia"/>
          </w:rPr>
          <w:delText>不断</w:delText>
        </w:r>
      </w:del>
      <w:r>
        <w:rPr>
          <w:rFonts w:hint="eastAsia"/>
        </w:rPr>
        <w:t>用相机进行拍照，利用相机在不同位置拍的照片进行光场重建。比如相应的例子比如苹果的</w:t>
      </w:r>
      <w:r>
        <w:rPr>
          <w:rFonts w:hint="eastAsia"/>
        </w:rPr>
        <w:t>QuickTime</w:t>
      </w:r>
      <w:r>
        <w:t xml:space="preserve"> VR</w:t>
      </w:r>
      <w:customXmlDelRangeStart w:id="654" w:author="耿正霖" w:date="2016-05-27T00:13:00Z"/>
      <w:sdt>
        <w:sdtPr>
          <w:id w:val="160664845"/>
          <w:citation/>
        </w:sdtPr>
        <w:sdtContent>
          <w:customXmlDelRangeEnd w:id="654"/>
          <w:del w:id="655" w:author="耿正霖" w:date="2016-05-27T00:13:00Z">
            <w:r w:rsidDel="00A87319">
              <w:fldChar w:fldCharType="begin"/>
            </w:r>
            <w:r w:rsidDel="00A87319">
              <w:delInstrText xml:space="preserve">CITATION She95 \l 2052 </w:delInstrText>
            </w:r>
            <w:r w:rsidDel="00A87319">
              <w:fldChar w:fldCharType="separate"/>
            </w:r>
            <w:r w:rsidR="00B9761F" w:rsidDel="00A87319">
              <w:rPr>
                <w:noProof/>
              </w:rPr>
              <w:delText xml:space="preserve"> [3]</w:delText>
            </w:r>
            <w:r w:rsidDel="00A87319">
              <w:fldChar w:fldCharType="end"/>
            </w:r>
          </w:del>
          <w:customXmlDelRangeStart w:id="656" w:author="耿正霖" w:date="2016-05-27T00:13:00Z"/>
        </w:sdtContent>
      </w:sdt>
      <w:customXmlDelRangeEnd w:id="656"/>
      <w:ins w:id="657" w:author="耿正霖" w:date="2016-05-27T00:13:00Z">
        <w:r w:rsidR="00A87319">
          <w:fldChar w:fldCharType="begin"/>
        </w:r>
        <w:r w:rsidR="00A87319">
          <w:instrText xml:space="preserve"> ADDIN NE.Ref.{6E6CEA11-62BA-4B73-94E4-C4D235AB05B7}</w:instrText>
        </w:r>
      </w:ins>
      <w:r w:rsidR="00A87319">
        <w:fldChar w:fldCharType="separate"/>
      </w:r>
      <w:ins w:id="658" w:author="耿正霖" w:date="2016-05-27T00:20:00Z">
        <w:r w:rsidR="00A87319">
          <w:rPr>
            <w:rFonts w:eastAsiaTheme="minorEastAsia" w:cs="Times New Roman"/>
            <w:color w:val="080000"/>
            <w:kern w:val="0"/>
            <w:szCs w:val="24"/>
            <w:vertAlign w:val="superscript"/>
          </w:rPr>
          <w:t>[2]</w:t>
        </w:r>
      </w:ins>
      <w:ins w:id="659" w:author="耿正霖" w:date="2016-05-27T00:13:00Z">
        <w:r w:rsidR="00A87319">
          <w:fldChar w:fldCharType="end"/>
        </w:r>
      </w:ins>
      <w:r>
        <w:rPr>
          <w:rFonts w:hint="eastAsia"/>
        </w:rPr>
        <w:t>，微软的</w:t>
      </w:r>
      <w:r>
        <w:rPr>
          <w:rFonts w:hint="eastAsia"/>
        </w:rPr>
        <w:t>concentric mosaics</w:t>
      </w:r>
      <w:customXmlDelRangeStart w:id="660" w:author="耿正霖" w:date="2016-05-27T00:14:00Z"/>
      <w:sdt>
        <w:sdtPr>
          <w:rPr>
            <w:rFonts w:hint="eastAsia"/>
          </w:rPr>
          <w:id w:val="1484504795"/>
          <w:citation/>
        </w:sdtPr>
        <w:sdtContent>
          <w:customXmlDelRangeEnd w:id="660"/>
          <w:del w:id="661" w:author="耿正霖" w:date="2016-05-27T00:14:00Z">
            <w:r w:rsidDel="00A87319">
              <w:fldChar w:fldCharType="begin"/>
            </w:r>
            <w:r w:rsidDel="00A87319">
              <w:delInstrText xml:space="preserve"> </w:delInstrText>
            </w:r>
            <w:r w:rsidDel="00A87319">
              <w:rPr>
                <w:rFonts w:hint="eastAsia"/>
              </w:rPr>
              <w:delInstrText>CITATION Shu05 \l 2052</w:delInstrText>
            </w:r>
            <w:r w:rsidDel="00A87319">
              <w:delInstrText xml:space="preserve"> </w:delInstrText>
            </w:r>
            <w:r w:rsidDel="00A87319">
              <w:fldChar w:fldCharType="separate"/>
            </w:r>
            <w:r w:rsidR="00B9761F" w:rsidDel="00A87319">
              <w:rPr>
                <w:rFonts w:hint="eastAsia"/>
                <w:noProof/>
              </w:rPr>
              <w:delText xml:space="preserve"> </w:delText>
            </w:r>
            <w:r w:rsidR="00B9761F" w:rsidDel="00A87319">
              <w:rPr>
                <w:noProof/>
              </w:rPr>
              <w:delText>[4]</w:delText>
            </w:r>
            <w:r w:rsidDel="00A87319">
              <w:fldChar w:fldCharType="end"/>
            </w:r>
          </w:del>
          <w:customXmlDelRangeStart w:id="662" w:author="耿正霖" w:date="2016-05-27T00:14:00Z"/>
        </w:sdtContent>
      </w:sdt>
      <w:customXmlDelRangeEnd w:id="662"/>
      <w:ins w:id="663" w:author="耿正霖" w:date="2016-05-27T00:14:00Z">
        <w:r w:rsidR="00A87319">
          <w:fldChar w:fldCharType="begin"/>
        </w:r>
        <w:r w:rsidR="00A87319">
          <w:instrText xml:space="preserve"> ADDIN NE.Ref.{23D7C0F7-427C-41D8-B656-7B632D36638B}</w:instrText>
        </w:r>
      </w:ins>
      <w:r w:rsidR="00A87319">
        <w:fldChar w:fldCharType="separate"/>
      </w:r>
      <w:ins w:id="664" w:author="耿正霖" w:date="2016-05-27T00:20:00Z">
        <w:r w:rsidR="00A87319">
          <w:rPr>
            <w:rFonts w:eastAsiaTheme="minorEastAsia" w:cs="Times New Roman"/>
            <w:color w:val="080000"/>
            <w:kern w:val="0"/>
            <w:szCs w:val="24"/>
            <w:vertAlign w:val="superscript"/>
          </w:rPr>
          <w:t>[4]</w:t>
        </w:r>
      </w:ins>
      <w:ins w:id="665" w:author="耿正霖" w:date="2016-05-27T00:14:00Z">
        <w:r w:rsidR="00A87319">
          <w:fldChar w:fldCharType="end"/>
        </w:r>
      </w:ins>
      <w:r>
        <w:rPr>
          <w:rFonts w:hint="eastAsia"/>
        </w:rPr>
        <w:t>等。</w:t>
      </w:r>
    </w:p>
    <w:p w:rsidR="003B1FD2" w:rsidRDefault="003B1FD2" w:rsidP="003B1FD2">
      <w:pPr>
        <w:pStyle w:val="ListParagraph"/>
        <w:numPr>
          <w:ilvl w:val="0"/>
          <w:numId w:val="2"/>
        </w:numPr>
        <w:ind w:firstLineChars="0"/>
      </w:pPr>
      <w:r>
        <w:rPr>
          <w:rFonts w:hint="eastAsia"/>
        </w:rPr>
        <w:t>用相机阵列进行采集。这类方法是将一系列相机按照一定间距固定，然后同时进行拍照，利用不同相机拍的照片进行光场重建。对应的例子比如斯坦福大学建造的</w:t>
      </w:r>
      <w:r w:rsidR="005C06A4">
        <w:rPr>
          <w:rFonts w:hint="eastAsia"/>
        </w:rPr>
        <w:t>光场采集</w:t>
      </w:r>
      <w:r>
        <w:rPr>
          <w:rFonts w:hint="eastAsia"/>
        </w:rPr>
        <w:t>系统</w:t>
      </w:r>
      <w:customXmlDelRangeStart w:id="666" w:author="耿正霖" w:date="2016-05-27T00:15:00Z"/>
      <w:sdt>
        <w:sdtPr>
          <w:rPr>
            <w:rFonts w:hint="eastAsia"/>
          </w:rPr>
          <w:id w:val="2037318878"/>
          <w:citation/>
        </w:sdtPr>
        <w:sdtContent>
          <w:customXmlDelRangeEnd w:id="666"/>
          <w:del w:id="667" w:author="耿正霖" w:date="2016-05-27T00:15:00Z">
            <w:r w:rsidDel="00A87319">
              <w:fldChar w:fldCharType="begin"/>
            </w:r>
            <w:r w:rsidDel="00A87319">
              <w:delInstrText xml:space="preserve"> </w:delInstrText>
            </w:r>
            <w:r w:rsidDel="00A87319">
              <w:rPr>
                <w:rFonts w:hint="eastAsia"/>
              </w:rPr>
              <w:delInstrText>CITATION Ben05 \l 2052</w:delInstrText>
            </w:r>
            <w:r w:rsidDel="00A87319">
              <w:delInstrText xml:space="preserve"> </w:delInstrText>
            </w:r>
            <w:r w:rsidDel="00A87319">
              <w:fldChar w:fldCharType="separate"/>
            </w:r>
            <w:r w:rsidR="00B9761F" w:rsidDel="00A87319">
              <w:rPr>
                <w:rFonts w:hint="eastAsia"/>
                <w:noProof/>
              </w:rPr>
              <w:delText xml:space="preserve"> </w:delText>
            </w:r>
            <w:r w:rsidR="00B9761F" w:rsidDel="00A87319">
              <w:rPr>
                <w:noProof/>
              </w:rPr>
              <w:delText>[5]</w:delText>
            </w:r>
            <w:r w:rsidDel="00A87319">
              <w:fldChar w:fldCharType="end"/>
            </w:r>
          </w:del>
          <w:customXmlDelRangeStart w:id="668" w:author="耿正霖" w:date="2016-05-27T00:15:00Z"/>
        </w:sdtContent>
      </w:sdt>
      <w:customXmlDelRangeEnd w:id="668"/>
      <w:ins w:id="669" w:author="耿正霖" w:date="2016-05-27T00:15:00Z">
        <w:r w:rsidR="00A87319">
          <w:fldChar w:fldCharType="begin"/>
        </w:r>
        <w:r w:rsidR="00A87319">
          <w:instrText xml:space="preserve"> ADDIN NE.Ref.{CD73EB50-0709-4875-9D7F-EBAAA222F7F9}</w:instrText>
        </w:r>
      </w:ins>
      <w:r w:rsidR="00A87319">
        <w:fldChar w:fldCharType="separate"/>
      </w:r>
      <w:ins w:id="670" w:author="耿正霖" w:date="2016-05-27T00:20:00Z">
        <w:r w:rsidR="00A87319">
          <w:rPr>
            <w:rFonts w:eastAsiaTheme="minorEastAsia" w:cs="Times New Roman"/>
            <w:color w:val="080000"/>
            <w:kern w:val="0"/>
            <w:szCs w:val="24"/>
            <w:vertAlign w:val="superscript"/>
          </w:rPr>
          <w:t>[5]</w:t>
        </w:r>
      </w:ins>
      <w:ins w:id="671" w:author="耿正霖" w:date="2016-05-27T00:15:00Z">
        <w:r w:rsidR="00A87319">
          <w:fldChar w:fldCharType="end"/>
        </w:r>
      </w:ins>
      <w:r>
        <w:rPr>
          <w:rFonts w:hint="eastAsia"/>
        </w:rPr>
        <w:t>。</w:t>
      </w:r>
    </w:p>
    <w:p w:rsidR="003B1FD2" w:rsidRDefault="003B1FD2" w:rsidP="003B1FD2">
      <w:pPr>
        <w:pStyle w:val="ListParagraph"/>
        <w:numPr>
          <w:ilvl w:val="0"/>
          <w:numId w:val="2"/>
        </w:numPr>
        <w:ind w:firstLineChars="0"/>
      </w:pPr>
      <w:r>
        <w:rPr>
          <w:rFonts w:hint="eastAsia"/>
        </w:rPr>
        <w:t>用透镜阵列进行采集。这类方法是在相机的主透镜之后添加一个透镜阵列，透镜阵列的每一个透镜都会成一个像，利用不同透镜成的像进行光场的重建。相应的例子比如</w:t>
      </w:r>
      <w:ins w:id="672" w:author="ZH" w:date="2016-05-25T22:05:00Z">
        <w:del w:id="673" w:author="耿正霖" w:date="2016-05-26T10:02:00Z">
          <w:r w:rsidR="00377722" w:rsidDel="00A94047">
            <w:rPr>
              <w:rFonts w:hint="eastAsia"/>
            </w:rPr>
            <w:delText>xx</w:delText>
          </w:r>
          <w:r w:rsidR="00377722" w:rsidDel="00A94047">
            <w:delText>的</w:delText>
          </w:r>
          <w:r w:rsidR="00377722" w:rsidDel="00A94047">
            <w:delText>yy</w:delText>
          </w:r>
        </w:del>
      </w:ins>
      <w:ins w:id="674" w:author="ZH" w:date="2016-05-25T22:06:00Z">
        <w:del w:id="675" w:author="耿正霖" w:date="2016-05-26T10:02:00Z">
          <w:r w:rsidR="00377722" w:rsidDel="00A94047">
            <w:delText>方法</w:delText>
          </w:r>
        </w:del>
      </w:ins>
      <w:proofErr w:type="spellStart"/>
      <w:ins w:id="676" w:author="耿正霖" w:date="2016-05-26T10:02:00Z">
        <w:r w:rsidR="00A94047">
          <w:t>Ly</w:t>
        </w:r>
      </w:ins>
      <w:ins w:id="677" w:author="耿正霖" w:date="2016-05-26T10:03:00Z">
        <w:r w:rsidR="00A94047">
          <w:t>tr</w:t>
        </w:r>
      </w:ins>
      <w:ins w:id="678" w:author="耿正霖" w:date="2016-05-26T10:02:00Z">
        <w:r w:rsidR="00A94047">
          <w:t>o</w:t>
        </w:r>
        <w:proofErr w:type="spellEnd"/>
        <w:r w:rsidR="00A94047">
          <w:rPr>
            <w:rFonts w:hint="eastAsia"/>
          </w:rPr>
          <w:t>相机</w:t>
        </w:r>
      </w:ins>
      <w:customXmlDelRangeStart w:id="679" w:author="耿正霖" w:date="2016-05-27T00:15:00Z"/>
      <w:sdt>
        <w:sdtPr>
          <w:rPr>
            <w:rFonts w:hint="eastAsia"/>
          </w:rPr>
          <w:id w:val="-1076366815"/>
          <w:citation/>
        </w:sdtPr>
        <w:sdtContent>
          <w:customXmlDelRangeEnd w:id="679"/>
          <w:del w:id="680" w:author="耿正霖" w:date="2016-05-27T00:15:00Z">
            <w:r w:rsidDel="00A87319">
              <w:fldChar w:fldCharType="begin"/>
            </w:r>
            <w:r w:rsidDel="00A87319">
              <w:delInstrText xml:space="preserve"> </w:delInstrText>
            </w:r>
            <w:r w:rsidDel="00A87319">
              <w:rPr>
                <w:rFonts w:hint="eastAsia"/>
              </w:rPr>
              <w:delInstrText>CITATION NgR05 \l 2052</w:delInstrText>
            </w:r>
            <w:r w:rsidDel="00A87319">
              <w:delInstrText xml:space="preserve"> </w:delInstrText>
            </w:r>
            <w:r w:rsidDel="00A87319">
              <w:fldChar w:fldCharType="separate"/>
            </w:r>
            <w:r w:rsidR="00B9761F" w:rsidDel="00A87319">
              <w:rPr>
                <w:rFonts w:hint="eastAsia"/>
                <w:noProof/>
              </w:rPr>
              <w:delText xml:space="preserve"> </w:delText>
            </w:r>
            <w:r w:rsidR="00B9761F" w:rsidDel="00A87319">
              <w:rPr>
                <w:noProof/>
              </w:rPr>
              <w:delText>[6]</w:delText>
            </w:r>
            <w:r w:rsidDel="00A87319">
              <w:fldChar w:fldCharType="end"/>
            </w:r>
          </w:del>
          <w:customXmlDelRangeStart w:id="681" w:author="耿正霖" w:date="2016-05-27T00:15:00Z"/>
        </w:sdtContent>
      </w:sdt>
      <w:customXmlDelRangeEnd w:id="681"/>
      <w:ins w:id="682" w:author="耿正霖" w:date="2016-05-27T00:15:00Z">
        <w:r w:rsidR="00A87319">
          <w:fldChar w:fldCharType="begin"/>
        </w:r>
        <w:r w:rsidR="00A87319">
          <w:instrText xml:space="preserve"> ADDIN NE.Ref.{492F1F27-20FD-4147-8189-E6B729BF27D8}</w:instrText>
        </w:r>
      </w:ins>
      <w:r w:rsidR="00A87319">
        <w:fldChar w:fldCharType="separate"/>
      </w:r>
      <w:ins w:id="683" w:author="耿正霖" w:date="2016-05-27T00:20:00Z">
        <w:r w:rsidR="00A87319">
          <w:rPr>
            <w:rFonts w:eastAsiaTheme="minorEastAsia" w:cs="Times New Roman"/>
            <w:color w:val="080000"/>
            <w:kern w:val="0"/>
            <w:szCs w:val="24"/>
            <w:vertAlign w:val="superscript"/>
          </w:rPr>
          <w:t>[6]</w:t>
        </w:r>
      </w:ins>
      <w:ins w:id="684" w:author="耿正霖" w:date="2016-05-27T00:15:00Z">
        <w:r w:rsidR="00A87319">
          <w:fldChar w:fldCharType="end"/>
        </w:r>
      </w:ins>
      <w:r>
        <w:rPr>
          <w:rFonts w:hint="eastAsia"/>
        </w:rPr>
        <w:t>。</w:t>
      </w:r>
    </w:p>
    <w:p w:rsidR="003B1FD2" w:rsidRDefault="003B1FD2" w:rsidP="003B1FD2">
      <w:r>
        <w:rPr>
          <w:rFonts w:hint="eastAsia"/>
        </w:rPr>
        <w:t>对于以上所</w:t>
      </w:r>
      <w:del w:id="685" w:author="ZH" w:date="2016-05-25T22:06:00Z">
        <w:r w:rsidDel="002C67AA">
          <w:rPr>
            <w:rFonts w:hint="eastAsia"/>
          </w:rPr>
          <w:delText>说</w:delText>
        </w:r>
      </w:del>
      <w:ins w:id="686" w:author="ZH" w:date="2016-05-25T22:06:00Z">
        <w:r w:rsidR="002C67AA">
          <w:rPr>
            <w:rFonts w:hint="eastAsia"/>
          </w:rPr>
          <w:t>述</w:t>
        </w:r>
      </w:ins>
      <w:r>
        <w:rPr>
          <w:rFonts w:hint="eastAsia"/>
        </w:rPr>
        <w:t>的三类主流的光场采集</w:t>
      </w:r>
      <w:del w:id="687" w:author="ZH" w:date="2016-05-25T22:06:00Z">
        <w:r w:rsidDel="002C67AA">
          <w:rPr>
            <w:rFonts w:hint="eastAsia"/>
          </w:rPr>
          <w:delText>的</w:delText>
        </w:r>
      </w:del>
      <w:r>
        <w:rPr>
          <w:rFonts w:hint="eastAsia"/>
        </w:rPr>
        <w:t>方法都需要特殊的设备进行支持。由于有机械设备的支持，相机在进行拍照的时候可以较为方便地知道相机坐标。而本</w:t>
      </w:r>
      <w:del w:id="688" w:author="ZH" w:date="2016-05-25T22:06:00Z">
        <w:r w:rsidDel="00595C43">
          <w:rPr>
            <w:rFonts w:hint="eastAsia"/>
          </w:rPr>
          <w:delText>系统</w:delText>
        </w:r>
      </w:del>
      <w:ins w:id="689" w:author="ZH" w:date="2016-05-25T22:06:00Z">
        <w:r w:rsidR="00595C43">
          <w:rPr>
            <w:rFonts w:hint="eastAsia"/>
          </w:rPr>
          <w:t>文</w:t>
        </w:r>
      </w:ins>
      <w:r>
        <w:rPr>
          <w:rFonts w:hint="eastAsia"/>
        </w:rPr>
        <w:t>所希望达到的目标是允许用户使用手持相机就可以实现光场捕捉，与以上</w:t>
      </w:r>
      <w:del w:id="690" w:author="ZH" w:date="2016-05-25T22:07:00Z">
        <w:r w:rsidDel="00595C43">
          <w:rPr>
            <w:rFonts w:hint="eastAsia"/>
          </w:rPr>
          <w:delText>所说的</w:delText>
        </w:r>
      </w:del>
      <w:r>
        <w:rPr>
          <w:rFonts w:hint="eastAsia"/>
        </w:rPr>
        <w:t>方法的差别在于拍照的时候需要通过定位算法计算相机坐标。</w:t>
      </w:r>
    </w:p>
    <w:p w:rsidR="003B1FD2" w:rsidRDefault="003B1FD2" w:rsidP="003B1FD2">
      <w:r>
        <w:rPr>
          <w:rFonts w:hint="eastAsia"/>
        </w:rPr>
        <w:t>光场渲染的方法主要分为两大类：</w:t>
      </w:r>
    </w:p>
    <w:p w:rsidR="003B1FD2" w:rsidRDefault="003B1FD2" w:rsidP="003B1FD2">
      <w:pPr>
        <w:pStyle w:val="ListParagraph"/>
        <w:numPr>
          <w:ilvl w:val="3"/>
          <w:numId w:val="3"/>
        </w:numPr>
        <w:ind w:firstLineChars="0"/>
      </w:pPr>
      <w:r>
        <w:rPr>
          <w:rFonts w:hint="eastAsia"/>
        </w:rPr>
        <w:t>结构化的光场渲染。这类方法采集点之间的位置具有一定结构，有可能是共平面的或是等间距的。代表工作包括</w:t>
      </w:r>
      <w:customXmlDelRangeStart w:id="691" w:author="耿正霖" w:date="2016-05-27T00:15:00Z"/>
      <w:sdt>
        <w:sdtPr>
          <w:rPr>
            <w:rFonts w:hint="eastAsia"/>
          </w:rPr>
          <w:id w:val="-436605239"/>
          <w:citation/>
        </w:sdtPr>
        <w:sdtContent>
          <w:customXmlDelRangeEnd w:id="691"/>
          <w:del w:id="692" w:author="耿正霖" w:date="2016-05-27T00:15:00Z">
            <w:r w:rsidDel="00A87319">
              <w:fldChar w:fldCharType="begin"/>
            </w:r>
            <w:r w:rsidDel="00A87319">
              <w:delInstrText xml:space="preserve"> </w:delInstrText>
            </w:r>
            <w:r w:rsidDel="00A87319">
              <w:rPr>
                <w:rFonts w:hint="eastAsia"/>
              </w:rPr>
              <w:delInstrText>CITATION Mar96 \l 2052</w:delInstrText>
            </w:r>
            <w:r w:rsidDel="00A87319">
              <w:delInstrText xml:space="preserve"> </w:delInstrText>
            </w:r>
            <w:r w:rsidDel="00A87319">
              <w:fldChar w:fldCharType="separate"/>
            </w:r>
            <w:r w:rsidR="00B9761F" w:rsidDel="00A87319">
              <w:rPr>
                <w:rFonts w:hint="eastAsia"/>
                <w:noProof/>
              </w:rPr>
              <w:delText xml:space="preserve"> </w:delText>
            </w:r>
            <w:r w:rsidR="00B9761F" w:rsidDel="00A87319">
              <w:rPr>
                <w:noProof/>
              </w:rPr>
              <w:delText>[1]</w:delText>
            </w:r>
            <w:r w:rsidDel="00A87319">
              <w:fldChar w:fldCharType="end"/>
            </w:r>
          </w:del>
          <w:customXmlDelRangeStart w:id="693" w:author="耿正霖" w:date="2016-05-27T00:15:00Z"/>
        </w:sdtContent>
      </w:sdt>
      <w:customXmlDelRangeEnd w:id="693"/>
      <w:ins w:id="694" w:author="耿正霖" w:date="2016-05-27T00:15:00Z">
        <w:r w:rsidR="00A87319">
          <w:fldChar w:fldCharType="begin"/>
        </w:r>
        <w:r w:rsidR="00A87319">
          <w:instrText xml:space="preserve"> ADDIN NE.Ref.{465142E0-7B4E-4CBD-82F9-983F00BB3644}</w:instrText>
        </w:r>
      </w:ins>
      <w:r w:rsidR="00A87319">
        <w:fldChar w:fldCharType="separate"/>
      </w:r>
      <w:ins w:id="695" w:author="耿正霖" w:date="2016-05-27T00:20:00Z">
        <w:r w:rsidR="00A87319">
          <w:rPr>
            <w:rFonts w:eastAsiaTheme="minorEastAsia" w:cs="Times New Roman"/>
            <w:color w:val="080000"/>
            <w:kern w:val="0"/>
            <w:szCs w:val="24"/>
            <w:vertAlign w:val="superscript"/>
          </w:rPr>
          <w:t>[1]</w:t>
        </w:r>
      </w:ins>
      <w:ins w:id="696" w:author="耿正霖" w:date="2016-05-27T00:15:00Z">
        <w:r w:rsidR="00A87319">
          <w:fldChar w:fldCharType="end"/>
        </w:r>
      </w:ins>
      <w:r>
        <w:rPr>
          <w:rFonts w:hint="eastAsia"/>
        </w:rPr>
        <w:t>。其主要原理是在</w:t>
      </w:r>
      <w:proofErr w:type="spellStart"/>
      <w:r>
        <w:rPr>
          <w:rFonts w:hint="eastAsia"/>
        </w:rPr>
        <w:t>uvst</w:t>
      </w:r>
      <w:proofErr w:type="spellEnd"/>
      <w:r>
        <w:rPr>
          <w:rFonts w:hint="eastAsia"/>
        </w:rPr>
        <w:t>四维空间找最近的四个采集点进行插值。</w:t>
      </w:r>
    </w:p>
    <w:p w:rsidR="003B1FD2" w:rsidRDefault="003B1FD2" w:rsidP="003B1FD2">
      <w:pPr>
        <w:pStyle w:val="ListParagraph"/>
        <w:numPr>
          <w:ilvl w:val="3"/>
          <w:numId w:val="3"/>
        </w:numPr>
        <w:ind w:firstLineChars="0"/>
      </w:pPr>
      <w:r>
        <w:rPr>
          <w:rFonts w:hint="eastAsia"/>
        </w:rPr>
        <w:t>无结构的光场渲染。这类方法采集点之间的位置没有特定的结构。代表工作包括</w:t>
      </w:r>
      <w:customXmlDelRangeStart w:id="697" w:author="耿正霖" w:date="2016-05-27T00:16:00Z"/>
      <w:sdt>
        <w:sdtPr>
          <w:rPr>
            <w:rFonts w:hint="eastAsia"/>
          </w:rPr>
          <w:id w:val="5020252"/>
          <w:citation/>
        </w:sdtPr>
        <w:sdtContent>
          <w:customXmlDelRangeEnd w:id="697"/>
          <w:del w:id="698" w:author="耿正霖" w:date="2016-05-27T00:16:00Z">
            <w:r w:rsidDel="00A87319">
              <w:fldChar w:fldCharType="begin"/>
            </w:r>
            <w:r w:rsidDel="00A87319">
              <w:delInstrText xml:space="preserve"> </w:delInstrText>
            </w:r>
            <w:r w:rsidDel="00A87319">
              <w:rPr>
                <w:rFonts w:hint="eastAsia"/>
              </w:rPr>
              <w:delInstrText>CITATION Bue01 \l 2052</w:delInstrText>
            </w:r>
            <w:r w:rsidDel="00A87319">
              <w:delInstrText xml:space="preserve"> </w:delInstrText>
            </w:r>
            <w:r w:rsidDel="00A87319">
              <w:fldChar w:fldCharType="separate"/>
            </w:r>
            <w:r w:rsidR="00B9761F" w:rsidDel="00A87319">
              <w:rPr>
                <w:rFonts w:hint="eastAsia"/>
                <w:noProof/>
              </w:rPr>
              <w:delText xml:space="preserve"> </w:delText>
            </w:r>
            <w:r w:rsidR="00B9761F" w:rsidDel="00A87319">
              <w:rPr>
                <w:noProof/>
              </w:rPr>
              <w:delText>[7]</w:delText>
            </w:r>
            <w:r w:rsidDel="00A87319">
              <w:fldChar w:fldCharType="end"/>
            </w:r>
          </w:del>
          <w:customXmlDelRangeStart w:id="699" w:author="耿正霖" w:date="2016-05-27T00:16:00Z"/>
        </w:sdtContent>
      </w:sdt>
      <w:customXmlDelRangeEnd w:id="699"/>
      <w:ins w:id="700" w:author="耿正霖" w:date="2016-05-27T00:16:00Z">
        <w:r w:rsidR="00A87319">
          <w:fldChar w:fldCharType="begin"/>
        </w:r>
        <w:r w:rsidR="00A87319">
          <w:instrText xml:space="preserve"> ADDIN NE.Ref.{E870978E-169F-42EF-9000-42E8B4479E11}</w:instrText>
        </w:r>
      </w:ins>
      <w:r w:rsidR="00A87319">
        <w:fldChar w:fldCharType="separate"/>
      </w:r>
      <w:ins w:id="701" w:author="耿正霖" w:date="2016-05-27T00:20:00Z">
        <w:r w:rsidR="00A87319">
          <w:rPr>
            <w:rFonts w:eastAsiaTheme="minorEastAsia" w:cs="Times New Roman"/>
            <w:color w:val="080000"/>
            <w:kern w:val="0"/>
            <w:szCs w:val="24"/>
            <w:vertAlign w:val="superscript"/>
          </w:rPr>
          <w:t>[7]</w:t>
        </w:r>
      </w:ins>
      <w:ins w:id="702" w:author="耿正霖" w:date="2016-05-27T00:16:00Z">
        <w:r w:rsidR="00A87319">
          <w:fldChar w:fldCharType="end"/>
        </w:r>
      </w:ins>
      <w:r>
        <w:rPr>
          <w:rFonts w:hint="eastAsia"/>
        </w:rPr>
        <w:t>。其主要原理是找和目标射线角度最接近的</w:t>
      </w:r>
      <w:r>
        <w:rPr>
          <w:rFonts w:hint="eastAsia"/>
        </w:rPr>
        <w:t>N</w:t>
      </w:r>
      <w:r>
        <w:rPr>
          <w:rFonts w:hint="eastAsia"/>
        </w:rPr>
        <w:t>条射线进行插值。还有</w:t>
      </w:r>
      <w:customXmlDelRangeStart w:id="703" w:author="耿正霖" w:date="2016-05-27T00:16:00Z"/>
      <w:sdt>
        <w:sdtPr>
          <w:rPr>
            <w:rFonts w:hint="eastAsia"/>
          </w:rPr>
          <w:id w:val="-1513294467"/>
          <w:citation/>
        </w:sdtPr>
        <w:sdtContent>
          <w:customXmlDelRangeEnd w:id="703"/>
          <w:del w:id="704" w:author="耿正霖" w:date="2016-05-27T00:16:00Z">
            <w:r w:rsidDel="00A87319">
              <w:fldChar w:fldCharType="begin"/>
            </w:r>
            <w:r w:rsidDel="00A87319">
              <w:delInstrText xml:space="preserve"> </w:delInstrText>
            </w:r>
            <w:r w:rsidDel="00A87319">
              <w:rPr>
                <w:rFonts w:hint="eastAsia"/>
              </w:rPr>
              <w:delInstrText>CITATION Dav12 \l 2052</w:delInstrText>
            </w:r>
            <w:r w:rsidDel="00A87319">
              <w:delInstrText xml:space="preserve"> </w:delInstrText>
            </w:r>
            <w:r w:rsidDel="00A87319">
              <w:fldChar w:fldCharType="separate"/>
            </w:r>
            <w:r w:rsidR="00B9761F" w:rsidDel="00A87319">
              <w:rPr>
                <w:rFonts w:hint="eastAsia"/>
                <w:noProof/>
              </w:rPr>
              <w:delText xml:space="preserve"> </w:delText>
            </w:r>
            <w:r w:rsidR="00B9761F" w:rsidDel="00A87319">
              <w:rPr>
                <w:noProof/>
              </w:rPr>
              <w:delText>[8]</w:delText>
            </w:r>
            <w:r w:rsidDel="00A87319">
              <w:fldChar w:fldCharType="end"/>
            </w:r>
          </w:del>
          <w:customXmlDelRangeStart w:id="705" w:author="耿正霖" w:date="2016-05-27T00:16:00Z"/>
        </w:sdtContent>
      </w:sdt>
      <w:customXmlDelRangeEnd w:id="705"/>
      <w:ins w:id="706" w:author="耿正霖" w:date="2016-05-27T00:16:00Z">
        <w:r w:rsidR="00A87319">
          <w:fldChar w:fldCharType="begin"/>
        </w:r>
        <w:r w:rsidR="00A87319">
          <w:instrText xml:space="preserve"> ADDIN NE.Ref.{CC60AF52-CEB2-471D-9A13-DE68A559E8D3}</w:instrText>
        </w:r>
      </w:ins>
      <w:r w:rsidR="00A87319">
        <w:fldChar w:fldCharType="separate"/>
      </w:r>
      <w:ins w:id="707" w:author="耿正霖" w:date="2016-05-27T00:20:00Z">
        <w:r w:rsidR="00A87319">
          <w:rPr>
            <w:rFonts w:eastAsiaTheme="minorEastAsia" w:cs="Times New Roman"/>
            <w:color w:val="080000"/>
            <w:kern w:val="0"/>
            <w:szCs w:val="24"/>
            <w:vertAlign w:val="superscript"/>
          </w:rPr>
          <w:t>[8]</w:t>
        </w:r>
      </w:ins>
      <w:ins w:id="708" w:author="耿正霖" w:date="2016-05-27T00:16:00Z">
        <w:r w:rsidR="00A87319">
          <w:fldChar w:fldCharType="end"/>
        </w:r>
      </w:ins>
      <w:r>
        <w:rPr>
          <w:rFonts w:hint="eastAsia"/>
        </w:rPr>
        <w:t>。其主要原理是在视角空间找和目标射线最接近的</w:t>
      </w:r>
      <w:r>
        <w:rPr>
          <w:rFonts w:hint="eastAsia"/>
        </w:rPr>
        <w:t>3</w:t>
      </w:r>
      <w:r>
        <w:rPr>
          <w:rFonts w:hint="eastAsia"/>
        </w:rPr>
        <w:t>条射线进行插值。</w:t>
      </w:r>
    </w:p>
    <w:p w:rsidR="003B1FD2" w:rsidRDefault="003B1FD2" w:rsidP="00BA0C5E">
      <w:pPr>
        <w:rPr>
          <w:ins w:id="709" w:author="ZH" w:date="2016-05-25T22:08:00Z"/>
        </w:rPr>
      </w:pPr>
      <w:r>
        <w:rPr>
          <w:rFonts w:hint="eastAsia"/>
        </w:rPr>
        <w:lastRenderedPageBreak/>
        <w:t>本文由于是让用户用手持相机进行光场采集，所以只能采用无结构的光场渲染。本文对以上提到的两种无结构的光场渲染方式都有实现。</w:t>
      </w:r>
    </w:p>
    <w:p w:rsidR="00595C43" w:rsidRDefault="00595C43">
      <w:pPr>
        <w:pStyle w:val="Heading2"/>
        <w:pPrChange w:id="710" w:author="耿正霖" w:date="2016-05-26T10:03:00Z">
          <w:pPr/>
        </w:pPrChange>
      </w:pPr>
      <w:ins w:id="711" w:author="ZH" w:date="2016-05-25T22:08:00Z">
        <w:r>
          <w:rPr>
            <w:rFonts w:hint="eastAsia"/>
          </w:rPr>
          <w:t xml:space="preserve"> </w:t>
        </w:r>
        <w:bookmarkStart w:id="712" w:name="_Toc452072038"/>
        <w:r>
          <w:rPr>
            <w:rFonts w:hint="eastAsia"/>
          </w:rPr>
          <w:t>论文</w:t>
        </w:r>
        <w:r>
          <w:t>组织结构</w:t>
        </w:r>
      </w:ins>
      <w:bookmarkEnd w:id="712"/>
      <w:ins w:id="713" w:author="ZH" w:date="2016-05-25T22:09:00Z">
        <w:del w:id="714" w:author="耿正霖" w:date="2016-05-26T10:03:00Z">
          <w:r w:rsidDel="00A94047">
            <w:rPr>
              <w:rFonts w:hint="eastAsia"/>
            </w:rPr>
            <w:delText>（简单</w:delText>
          </w:r>
          <w:r w:rsidDel="00A94047">
            <w:delText>介绍各章）</w:delText>
          </w:r>
        </w:del>
      </w:ins>
    </w:p>
    <w:p w:rsidR="00493C63" w:rsidRDefault="00493C63">
      <w:pPr>
        <w:rPr>
          <w:ins w:id="715" w:author="耿正霖" w:date="2016-05-26T10:08:00Z"/>
        </w:rPr>
        <w:pPrChange w:id="716" w:author="耿正霖" w:date="2016-05-26T10:08:00Z">
          <w:pPr>
            <w:widowControl/>
            <w:spacing w:line="240" w:lineRule="auto"/>
            <w:ind w:firstLine="0"/>
            <w:jc w:val="left"/>
          </w:pPr>
        </w:pPrChange>
      </w:pPr>
      <w:ins w:id="717" w:author="耿正霖" w:date="2016-05-26T10:07:00Z">
        <w:r>
          <w:rPr>
            <w:rFonts w:hint="eastAsia"/>
          </w:rPr>
          <w:t>接下来本文将会以以下方式介绍系统实现：第二章</w:t>
        </w:r>
      </w:ins>
      <w:ins w:id="718" w:author="耿正霖" w:date="2016-05-26T10:08:00Z">
        <w:r>
          <w:rPr>
            <w:rFonts w:hint="eastAsia"/>
          </w:rPr>
          <w:t>中将会对系统的</w:t>
        </w:r>
      </w:ins>
      <w:ins w:id="719" w:author="耿正霖" w:date="2016-05-26T10:09:00Z">
        <w:r>
          <w:rPr>
            <w:rFonts w:hint="eastAsia"/>
          </w:rPr>
          <w:t>实现概况进行介绍，第三章将详细介绍光场的采集方法，包括基于标志的采集方法和基于场景特征的采集方法，第四章将详细介绍</w:t>
        </w:r>
      </w:ins>
      <w:ins w:id="720" w:author="耿正霖" w:date="2016-05-26T10:10:00Z">
        <w:r>
          <w:rPr>
            <w:rFonts w:hint="eastAsia"/>
          </w:rPr>
          <w:t>光场的渲染方法，包括逐段线性的渲染方法和</w:t>
        </w:r>
        <w:r>
          <w:rPr>
            <w:rFonts w:hint="eastAsia"/>
          </w:rPr>
          <w:t>N</w:t>
        </w:r>
        <w:r>
          <w:rPr>
            <w:rFonts w:hint="eastAsia"/>
          </w:rPr>
          <w:t>近邻的渲染方法，最后第五章进行总结</w:t>
        </w:r>
      </w:ins>
      <w:ins w:id="721" w:author="耿正霖" w:date="2016-05-26T22:32:00Z">
        <w:r w:rsidR="00770966">
          <w:rPr>
            <w:rFonts w:hint="eastAsia"/>
          </w:rPr>
          <w:t>并介绍未来工作</w:t>
        </w:r>
      </w:ins>
      <w:ins w:id="722" w:author="耿正霖" w:date="2016-05-26T10:10:00Z">
        <w:r>
          <w:rPr>
            <w:rFonts w:hint="eastAsia"/>
          </w:rPr>
          <w:t>。</w:t>
        </w:r>
      </w:ins>
    </w:p>
    <w:p w:rsidR="00BA0C5E" w:rsidRDefault="00BA0C5E">
      <w:pPr>
        <w:pPrChange w:id="723" w:author="耿正霖" w:date="2016-05-26T10:08:00Z">
          <w:pPr>
            <w:widowControl/>
            <w:spacing w:line="240" w:lineRule="auto"/>
            <w:ind w:firstLine="0"/>
            <w:jc w:val="left"/>
          </w:pPr>
        </w:pPrChange>
      </w:pPr>
      <w:r>
        <w:br w:type="page"/>
      </w:r>
    </w:p>
    <w:p w:rsidR="00BA0C5E" w:rsidRPr="00BA0C5E" w:rsidRDefault="00BA0C5E" w:rsidP="00BA0C5E"/>
    <w:p w:rsidR="00995219" w:rsidRPr="004C0FBD" w:rsidRDefault="00493C63">
      <w:pPr>
        <w:pStyle w:val="Heading1"/>
        <w:rPr>
          <w:ins w:id="724" w:author="耿正霖" w:date="2016-05-26T22:38:00Z"/>
        </w:rPr>
        <w:pPrChange w:id="725" w:author="耿正霖" w:date="2016-05-27T00:24:00Z">
          <w:pPr/>
        </w:pPrChange>
      </w:pPr>
      <w:bookmarkStart w:id="726" w:name="_Toc452072039"/>
      <w:bookmarkStart w:id="727" w:name="_Toc451194198"/>
      <w:bookmarkStart w:id="728" w:name="_Toc451194280"/>
      <w:bookmarkStart w:id="729" w:name="_Toc451194525"/>
      <w:ins w:id="730" w:author="耿正霖" w:date="2016-05-26T10:11:00Z">
        <w:r>
          <w:rPr>
            <w:rFonts w:hint="eastAsia"/>
          </w:rPr>
          <w:t>基于</w:t>
        </w:r>
      </w:ins>
      <w:ins w:id="731" w:author="ZH" w:date="2016-05-25T22:09:00Z">
        <w:del w:id="732" w:author="耿正霖" w:date="2016-05-26T10:10:00Z">
          <w:r w:rsidR="002E73AF" w:rsidDel="00493C63">
            <w:rPr>
              <w:rFonts w:hint="eastAsia"/>
            </w:rPr>
            <w:delText>***</w:delText>
          </w:r>
        </w:del>
      </w:ins>
      <w:ins w:id="733" w:author="耿正霖" w:date="2016-05-26T10:10:00Z">
        <w:r>
          <w:rPr>
            <w:rFonts w:hint="eastAsia"/>
          </w:rPr>
          <w:t>手持相机的光场</w:t>
        </w:r>
      </w:ins>
      <w:ins w:id="734" w:author="耿正霖" w:date="2016-05-26T10:12:00Z">
        <w:r>
          <w:rPr>
            <w:rFonts w:hint="eastAsia"/>
          </w:rPr>
          <w:t>采集</w:t>
        </w:r>
      </w:ins>
      <w:r w:rsidR="003B1FD2">
        <w:rPr>
          <w:rFonts w:hint="eastAsia"/>
        </w:rPr>
        <w:t>系统</w:t>
      </w:r>
      <w:bookmarkEnd w:id="726"/>
    </w:p>
    <w:p w:rsidR="008B419B" w:rsidRPr="008B419B" w:rsidDel="00AB1B6D" w:rsidRDefault="009C7285">
      <w:pPr>
        <w:pStyle w:val="Heading2"/>
        <w:rPr>
          <w:del w:id="735" w:author="耿正霖" w:date="2016-05-26T22:38:00Z"/>
        </w:rPr>
        <w:pPrChange w:id="736" w:author="耿正霖" w:date="2016-05-26T22:38:00Z">
          <w:pPr>
            <w:pStyle w:val="Heading1"/>
          </w:pPr>
        </w:pPrChange>
      </w:pPr>
      <w:bookmarkStart w:id="737" w:name="_Toc452065710"/>
      <w:bookmarkStart w:id="738" w:name="_Toc452072040"/>
      <w:ins w:id="739" w:author="耿正霖" w:date="2016-05-26T22:38:00Z">
        <w:r>
          <w:rPr>
            <w:rFonts w:hint="eastAsia"/>
          </w:rPr>
          <w:t>系统目标</w:t>
        </w:r>
      </w:ins>
      <w:bookmarkEnd w:id="737"/>
      <w:bookmarkEnd w:id="738"/>
      <w:del w:id="740" w:author="ZH" w:date="2016-05-25T22:09:00Z">
        <w:r w:rsidR="003B1FD2" w:rsidDel="002E73AF">
          <w:rPr>
            <w:rFonts w:hint="eastAsia"/>
          </w:rPr>
          <w:delText>概述</w:delText>
        </w:r>
      </w:del>
      <w:bookmarkEnd w:id="727"/>
      <w:bookmarkEnd w:id="728"/>
      <w:bookmarkEnd w:id="729"/>
    </w:p>
    <w:p w:rsidR="00464D59" w:rsidDel="00225E46" w:rsidRDefault="00464D59">
      <w:pPr>
        <w:pStyle w:val="Heading2"/>
        <w:rPr>
          <w:del w:id="741" w:author="耿正霖" w:date="2016-05-26T22:36:00Z"/>
        </w:rPr>
      </w:pPr>
      <w:bookmarkStart w:id="742" w:name="_Toc451194199"/>
      <w:bookmarkStart w:id="743" w:name="_Toc451194281"/>
      <w:bookmarkStart w:id="744" w:name="_Toc451194526"/>
      <w:bookmarkStart w:id="745" w:name="_Toc452065621"/>
      <w:del w:id="746" w:author="耿正霖" w:date="2016-05-26T22:38:00Z">
        <w:r w:rsidDel="00AB1B6D">
          <w:rPr>
            <w:rFonts w:hint="eastAsia"/>
          </w:rPr>
          <w:delText>系统目标</w:delText>
        </w:r>
      </w:del>
      <w:bookmarkStart w:id="747" w:name="_Toc452065711"/>
      <w:bookmarkStart w:id="748" w:name="_Toc452071955"/>
      <w:bookmarkStart w:id="749" w:name="_Toc452072041"/>
      <w:bookmarkEnd w:id="742"/>
      <w:bookmarkEnd w:id="743"/>
      <w:bookmarkEnd w:id="744"/>
      <w:bookmarkEnd w:id="745"/>
      <w:bookmarkEnd w:id="747"/>
      <w:bookmarkEnd w:id="748"/>
      <w:bookmarkEnd w:id="749"/>
    </w:p>
    <w:p w:rsidR="009C7285" w:rsidRDefault="009C7285">
      <w:pPr>
        <w:pStyle w:val="Heading2"/>
        <w:rPr>
          <w:ins w:id="750" w:author="耿正霖" w:date="2016-05-26T22:38:00Z"/>
          <w:kern w:val="44"/>
          <w:sz w:val="30"/>
          <w:szCs w:val="44"/>
        </w:rPr>
        <w:pPrChange w:id="751" w:author="耿正霖" w:date="2016-05-26T22:38:00Z">
          <w:pPr/>
        </w:pPrChange>
      </w:pPr>
      <w:bookmarkStart w:id="752" w:name="_Toc452072042"/>
      <w:bookmarkStart w:id="753" w:name="_Toc452065431"/>
      <w:bookmarkStart w:id="754" w:name="_Toc452065459"/>
      <w:bookmarkEnd w:id="752"/>
    </w:p>
    <w:p w:rsidR="00613C0A" w:rsidDel="00225E46" w:rsidRDefault="00225E46">
      <w:pPr>
        <w:ind w:firstLine="420"/>
        <w:rPr>
          <w:del w:id="755" w:author="耿正霖" w:date="2016-05-26T22:34:00Z"/>
        </w:rPr>
        <w:pPrChange w:id="756" w:author="耿正霖" w:date="2016-05-26T22:38:00Z">
          <w:pPr/>
        </w:pPrChange>
      </w:pPr>
      <w:ins w:id="757" w:author="耿正霖" w:date="2016-05-26T15:23:00Z">
        <w:r>
          <w:rPr>
            <w:noProof/>
          </w:rPr>
          <mc:AlternateContent>
            <mc:Choice Requires="wps">
              <w:drawing>
                <wp:anchor distT="0" distB="0" distL="114300" distR="114300" simplePos="0" relativeHeight="251709440" behindDoc="0" locked="0" layoutInCell="1" allowOverlap="1" wp14:anchorId="7BFE6582" wp14:editId="698924A3">
                  <wp:simplePos x="0" y="0"/>
                  <wp:positionH relativeFrom="margin">
                    <wp:posOffset>0</wp:posOffset>
                  </wp:positionH>
                  <wp:positionV relativeFrom="paragraph">
                    <wp:posOffset>3105150</wp:posOffset>
                  </wp:positionV>
                  <wp:extent cx="5191760" cy="635"/>
                  <wp:effectExtent l="0" t="0" r="8890" b="0"/>
                  <wp:wrapTopAndBottom/>
                  <wp:docPr id="17" name="Text Box 17"/>
                  <wp:cNvGraphicFramePr/>
                  <a:graphic xmlns:a="http://schemas.openxmlformats.org/drawingml/2006/main">
                    <a:graphicData uri="http://schemas.microsoft.com/office/word/2010/wordprocessingShape">
                      <wps:wsp>
                        <wps:cNvSpPr txBox="1"/>
                        <wps:spPr>
                          <a:xfrm>
                            <a:off x="0" y="0"/>
                            <a:ext cx="5191760" cy="635"/>
                          </a:xfrm>
                          <a:prstGeom prst="rect">
                            <a:avLst/>
                          </a:prstGeom>
                          <a:solidFill>
                            <a:prstClr val="white"/>
                          </a:solidFill>
                          <a:ln>
                            <a:noFill/>
                          </a:ln>
                        </wps:spPr>
                        <wps:txbx>
                          <w:txbxContent>
                            <w:p w:rsidR="0046526A" w:rsidRPr="00DA6097" w:rsidRDefault="0046526A">
                              <w:pPr>
                                <w:pStyle w:val="Caption"/>
                                <w:jc w:val="center"/>
                                <w:rPr>
                                  <w:noProof/>
                                </w:rPr>
                                <w:pPrChange w:id="758" w:author="耿正霖" w:date="2016-05-26T15:25:00Z">
                                  <w:pPr/>
                                </w:pPrChange>
                              </w:pPr>
                              <w:bookmarkStart w:id="759" w:name="_Ref452039610"/>
                              <w:bookmarkStart w:id="760" w:name="_Toc452065169"/>
                              <w:ins w:id="761" w:author="耿正霖" w:date="2016-05-26T15:23:00Z">
                                <w:r>
                                  <w:rPr>
                                    <w:rFonts w:hint="eastAsia"/>
                                  </w:rPr>
                                  <w:t>图</w:t>
                                </w:r>
                                <w:r>
                                  <w:rPr>
                                    <w:rFonts w:hint="eastAsia"/>
                                  </w:rPr>
                                  <w:t xml:space="preserve"> </w:t>
                                </w:r>
                              </w:ins>
                              <w:ins w:id="762" w:author="耿正霖" w:date="2016-05-26T22:27:00Z">
                                <w:r>
                                  <w:fldChar w:fldCharType="begin"/>
                                </w:r>
                                <w:r>
                                  <w:instrText xml:space="preserve"> </w:instrText>
                                </w:r>
                                <w:r>
                                  <w:rPr>
                                    <w:rFonts w:hint="eastAsia"/>
                                  </w:rPr>
                                  <w:instrText>STYLEREF 1 \s</w:instrText>
                                </w:r>
                                <w:r>
                                  <w:instrText xml:space="preserve"> </w:instrText>
                                </w:r>
                              </w:ins>
                              <w:r>
                                <w:fldChar w:fldCharType="separate"/>
                              </w:r>
                              <w:r>
                                <w:rPr>
                                  <w:noProof/>
                                </w:rPr>
                                <w:t>2</w:t>
                              </w:r>
                              <w:ins w:id="763"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764" w:author="耿正霖" w:date="2016-05-26T22:27:00Z">
                                <w:r>
                                  <w:rPr>
                                    <w:noProof/>
                                  </w:rPr>
                                  <w:t>1</w:t>
                                </w:r>
                                <w:r>
                                  <w:fldChar w:fldCharType="end"/>
                                </w:r>
                              </w:ins>
                              <w:bookmarkEnd w:id="759"/>
                              <w:ins w:id="765" w:author="耿正霖" w:date="2016-05-26T15:23:00Z">
                                <w:r>
                                  <w:t xml:space="preserve"> </w:t>
                                </w:r>
                                <w:r>
                                  <w:t>光场采集系统框架图</w:t>
                                </w:r>
                              </w:ins>
                              <w:bookmarkEnd w:id="7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E6582" id="Text Box 17" o:spid="_x0000_s1027" type="#_x0000_t202" style="position:absolute;left:0;text-align:left;margin-left:0;margin-top:244.5pt;width:408.8pt;height:.0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gbLQIAAGYEAAAOAAAAZHJzL2Uyb0RvYy54bWysVE1v2zAMvQ/YfxB0X5x0aLo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N0NZ05Y&#10;0min2sg+Q8vIRfw0PuSUtvWUGFvyU+7oD+RMsNsKbfoSIEZxYvp8YTdVk+S8nt3ObuYUkhSbf7xO&#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" stroked="f">
                  <v:textbox style="mso-fit-shape-to-text:t" inset="0,0,0,0">
                    <w:txbxContent>
                      <w:p w:rsidR="0046526A" w:rsidRPr="00DA6097" w:rsidRDefault="0046526A">
                        <w:pPr>
                          <w:pStyle w:val="Caption"/>
                          <w:jc w:val="center"/>
                          <w:rPr>
                            <w:noProof/>
                          </w:rPr>
                          <w:pPrChange w:id="766" w:author="耿正霖" w:date="2016-05-26T15:25:00Z">
                            <w:pPr/>
                          </w:pPrChange>
                        </w:pPr>
                        <w:bookmarkStart w:id="767" w:name="_Ref452039610"/>
                        <w:bookmarkStart w:id="768" w:name="_Toc452065169"/>
                        <w:ins w:id="769" w:author="耿正霖" w:date="2016-05-26T15:23:00Z">
                          <w:r>
                            <w:rPr>
                              <w:rFonts w:hint="eastAsia"/>
                            </w:rPr>
                            <w:t>图</w:t>
                          </w:r>
                          <w:r>
                            <w:rPr>
                              <w:rFonts w:hint="eastAsia"/>
                            </w:rPr>
                            <w:t xml:space="preserve"> </w:t>
                          </w:r>
                        </w:ins>
                        <w:ins w:id="770" w:author="耿正霖" w:date="2016-05-26T22:27:00Z">
                          <w:r>
                            <w:fldChar w:fldCharType="begin"/>
                          </w:r>
                          <w:r>
                            <w:instrText xml:space="preserve"> </w:instrText>
                          </w:r>
                          <w:r>
                            <w:rPr>
                              <w:rFonts w:hint="eastAsia"/>
                            </w:rPr>
                            <w:instrText>STYLEREF 1 \s</w:instrText>
                          </w:r>
                          <w:r>
                            <w:instrText xml:space="preserve"> </w:instrText>
                          </w:r>
                        </w:ins>
                        <w:r>
                          <w:fldChar w:fldCharType="separate"/>
                        </w:r>
                        <w:r>
                          <w:rPr>
                            <w:noProof/>
                          </w:rPr>
                          <w:t>2</w:t>
                        </w:r>
                        <w:ins w:id="771"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772" w:author="耿正霖" w:date="2016-05-26T22:27:00Z">
                          <w:r>
                            <w:rPr>
                              <w:noProof/>
                            </w:rPr>
                            <w:t>1</w:t>
                          </w:r>
                          <w:r>
                            <w:fldChar w:fldCharType="end"/>
                          </w:r>
                        </w:ins>
                        <w:bookmarkEnd w:id="767"/>
                        <w:ins w:id="773" w:author="耿正霖" w:date="2016-05-26T15:23:00Z">
                          <w:r>
                            <w:t xml:space="preserve"> </w:t>
                          </w:r>
                          <w:r>
                            <w:t>光场采集系统框架图</w:t>
                          </w:r>
                        </w:ins>
                        <w:bookmarkEnd w:id="768"/>
                      </w:p>
                    </w:txbxContent>
                  </v:textbox>
                  <w10:wrap type="topAndBottom" anchorx="margin"/>
                </v:shape>
              </w:pict>
            </mc:Fallback>
          </mc:AlternateContent>
        </w:r>
      </w:ins>
      <w:ins w:id="774" w:author="耿正霖" w:date="2016-05-26T22:36:00Z">
        <w:r>
          <w:rPr>
            <w:noProof/>
          </w:rPr>
          <w:drawing>
            <wp:anchor distT="0" distB="0" distL="114300" distR="114300" simplePos="0" relativeHeight="251730944" behindDoc="0" locked="0" layoutInCell="1" allowOverlap="1" wp14:anchorId="4D4F6E16" wp14:editId="7B3F18E8">
              <wp:simplePos x="0" y="0"/>
              <wp:positionH relativeFrom="margin">
                <wp:align>left</wp:align>
              </wp:positionH>
              <wp:positionV relativeFrom="paragraph">
                <wp:posOffset>1596390</wp:posOffset>
              </wp:positionV>
              <wp:extent cx="5191850" cy="1571844"/>
              <wp:effectExtent l="0" t="0" r="889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91850" cy="1571844"/>
                      </a:xfrm>
                      <a:prstGeom prst="rect">
                        <a:avLst/>
                      </a:prstGeom>
                    </pic:spPr>
                  </pic:pic>
                </a:graphicData>
              </a:graphic>
            </wp:anchor>
          </w:drawing>
        </w:r>
      </w:ins>
      <w:bookmarkEnd w:id="753"/>
      <w:bookmarkEnd w:id="754"/>
      <w:r w:rsidR="00613C0A">
        <w:rPr>
          <w:rFonts w:hint="eastAsia"/>
        </w:rPr>
        <w:t>本系统的目标在于</w:t>
      </w:r>
      <w:del w:id="775" w:author="ZH" w:date="2016-05-25T22:10:00Z">
        <w:r w:rsidR="00613C0A" w:rsidDel="002E73AF">
          <w:rPr>
            <w:rFonts w:hint="eastAsia"/>
          </w:rPr>
          <w:delText>使</w:delText>
        </w:r>
      </w:del>
      <w:ins w:id="776" w:author="ZH" w:date="2016-05-25T22:10:00Z">
        <w:r w:rsidR="002E73AF">
          <w:rPr>
            <w:rFonts w:hint="eastAsia"/>
          </w:rPr>
          <w:t>通过</w:t>
        </w:r>
      </w:ins>
      <w:r w:rsidR="00613C0A">
        <w:rPr>
          <w:rFonts w:hint="eastAsia"/>
        </w:rPr>
        <w:t>用户</w:t>
      </w:r>
      <w:del w:id="777" w:author="ZH" w:date="2016-05-25T22:10:00Z">
        <w:r w:rsidR="00613C0A" w:rsidDel="002E73AF">
          <w:rPr>
            <w:rFonts w:hint="eastAsia"/>
          </w:rPr>
          <w:delText>即使是</w:delText>
        </w:r>
      </w:del>
      <w:r w:rsidR="00613C0A">
        <w:rPr>
          <w:rFonts w:hint="eastAsia"/>
        </w:rPr>
        <w:t>使用手持相机</w:t>
      </w:r>
      <w:ins w:id="778" w:author="ZH" w:date="2016-05-25T22:10:00Z">
        <w:del w:id="779" w:author="耿正霖" w:date="2016-05-26T10:11:00Z">
          <w:r w:rsidR="0061308B" w:rsidDel="00493C63">
            <w:rPr>
              <w:rFonts w:hint="eastAsia"/>
            </w:rPr>
            <w:delText>……</w:delText>
          </w:r>
        </w:del>
      </w:ins>
      <w:ins w:id="780" w:author="耿正霖" w:date="2016-05-26T10:11:00Z">
        <w:r w:rsidR="00493C63">
          <w:rPr>
            <w:rFonts w:hint="eastAsia"/>
          </w:rPr>
          <w:t>所</w:t>
        </w:r>
      </w:ins>
      <w:ins w:id="781" w:author="耿正霖" w:date="2016-05-26T15:11:00Z">
        <w:r w:rsidR="00C24A4E">
          <w:rPr>
            <w:rFonts w:hint="eastAsia"/>
          </w:rPr>
          <w:t>拥</w:t>
        </w:r>
      </w:ins>
      <w:ins w:id="782" w:author="耿正霖" w:date="2016-05-26T10:11:00Z">
        <w:r w:rsidR="00493C63">
          <w:rPr>
            <w:rFonts w:hint="eastAsia"/>
          </w:rPr>
          <w:t>有的硬件资源</w:t>
        </w:r>
      </w:ins>
      <w:del w:id="783" w:author="ZH" w:date="2016-05-25T22:10:00Z">
        <w:r w:rsidR="00613C0A" w:rsidDel="002E73AF">
          <w:rPr>
            <w:rFonts w:hint="eastAsia"/>
          </w:rPr>
          <w:delText>，也可以</w:delText>
        </w:r>
      </w:del>
      <w:r w:rsidR="00613C0A">
        <w:rPr>
          <w:rFonts w:hint="eastAsia"/>
        </w:rPr>
        <w:t>实现光场采集。想要实现这个目标，主要</w:t>
      </w:r>
      <w:r w:rsidR="00E70FCD">
        <w:rPr>
          <w:rFonts w:hint="eastAsia"/>
        </w:rPr>
        <w:t>要解决两</w:t>
      </w:r>
      <w:del w:id="784" w:author="ZH" w:date="2016-05-25T22:10:00Z">
        <w:r w:rsidR="00E70FCD" w:rsidDel="0061308B">
          <w:rPr>
            <w:rFonts w:hint="eastAsia"/>
          </w:rPr>
          <w:delText>大</w:delText>
        </w:r>
      </w:del>
      <w:ins w:id="785" w:author="ZH" w:date="2016-05-25T22:10:00Z">
        <w:r w:rsidR="0061308B">
          <w:rPr>
            <w:rFonts w:hint="eastAsia"/>
          </w:rPr>
          <w:t>个</w:t>
        </w:r>
      </w:ins>
      <w:r w:rsidR="00E70FCD">
        <w:rPr>
          <w:rFonts w:hint="eastAsia"/>
        </w:rPr>
        <w:t>问题。第一</w:t>
      </w:r>
      <w:del w:id="786" w:author="ZH" w:date="2016-05-25T22:10:00Z">
        <w:r w:rsidR="00E70FCD" w:rsidDel="0061308B">
          <w:rPr>
            <w:rFonts w:hint="eastAsia"/>
          </w:rPr>
          <w:delText>大</w:delText>
        </w:r>
      </w:del>
      <w:ins w:id="787" w:author="ZH" w:date="2016-05-25T22:10:00Z">
        <w:r w:rsidR="0061308B">
          <w:rPr>
            <w:rFonts w:hint="eastAsia"/>
          </w:rPr>
          <w:t>个</w:t>
        </w:r>
      </w:ins>
      <w:r w:rsidR="00E70FCD">
        <w:rPr>
          <w:rFonts w:hint="eastAsia"/>
        </w:rPr>
        <w:t>问题来自于光场采集方面：如何辅助用户实现高质量的场景覆盖，</w:t>
      </w:r>
      <w:r w:rsidR="00613C0A">
        <w:rPr>
          <w:rFonts w:hint="eastAsia"/>
        </w:rPr>
        <w:t>如何在已有数据的基础上引导用户进行光场采集，</w:t>
      </w:r>
      <w:r w:rsidR="00E70FCD">
        <w:rPr>
          <w:rFonts w:hint="eastAsia"/>
        </w:rPr>
        <w:t>如何实时地</w:t>
      </w:r>
      <w:ins w:id="788" w:author="ZH" w:date="2016-05-25T22:33:00Z">
        <w:r w:rsidR="00012080">
          <w:rPr>
            <w:rFonts w:hint="eastAsia"/>
          </w:rPr>
          <w:t>向</w:t>
        </w:r>
      </w:ins>
      <w:del w:id="789" w:author="ZH" w:date="2016-05-25T22:33:00Z">
        <w:r w:rsidR="00E70FCD" w:rsidDel="00012080">
          <w:rPr>
            <w:rFonts w:hint="eastAsia"/>
          </w:rPr>
          <w:delText>给予</w:delText>
        </w:r>
      </w:del>
      <w:r w:rsidR="00E70FCD">
        <w:rPr>
          <w:rFonts w:hint="eastAsia"/>
        </w:rPr>
        <w:t>用户反馈</w:t>
      </w:r>
      <w:ins w:id="790" w:author="ZH" w:date="2016-05-25T22:33:00Z">
        <w:del w:id="791" w:author="耿正霖" w:date="2016-05-26T10:13:00Z">
          <w:r w:rsidR="00012080" w:rsidDel="00493C63">
            <w:rPr>
              <w:rFonts w:hint="eastAsia"/>
            </w:rPr>
            <w:delText>……</w:delText>
          </w:r>
        </w:del>
      </w:ins>
      <w:ins w:id="792" w:author="耿正霖" w:date="2016-05-26T10:13:00Z">
        <w:r w:rsidR="00493C63">
          <w:rPr>
            <w:rFonts w:hint="eastAsia"/>
          </w:rPr>
          <w:t>辅助采集过程</w:t>
        </w:r>
      </w:ins>
      <w:r w:rsidR="00E70FCD">
        <w:rPr>
          <w:rFonts w:hint="eastAsia"/>
        </w:rPr>
        <w:t>。第二</w:t>
      </w:r>
      <w:del w:id="793" w:author="ZH" w:date="2016-05-25T22:10:00Z">
        <w:r w:rsidR="00E70FCD" w:rsidDel="00D265DC">
          <w:rPr>
            <w:rFonts w:hint="eastAsia"/>
          </w:rPr>
          <w:delText>大</w:delText>
        </w:r>
      </w:del>
      <w:ins w:id="794" w:author="ZH" w:date="2016-05-25T22:10:00Z">
        <w:r w:rsidR="00D265DC">
          <w:rPr>
            <w:rFonts w:hint="eastAsia"/>
          </w:rPr>
          <w:t>个</w:t>
        </w:r>
      </w:ins>
      <w:r w:rsidR="00E70FCD">
        <w:rPr>
          <w:rFonts w:hint="eastAsia"/>
        </w:rPr>
        <w:t>问题来自于光场渲染方面：用户通过手持相机采集到的数据一般是无结构的数据，如何针对无结构的光场实现高效</w:t>
      </w:r>
      <w:del w:id="795" w:author="ZH" w:date="2016-05-25T22:34:00Z">
        <w:r w:rsidR="00E70FCD" w:rsidDel="00012080">
          <w:rPr>
            <w:rFonts w:hint="eastAsia"/>
          </w:rPr>
          <w:delText>地</w:delText>
        </w:r>
      </w:del>
      <w:ins w:id="796" w:author="ZH" w:date="2016-05-25T22:34:00Z">
        <w:r w:rsidR="00012080">
          <w:rPr>
            <w:rFonts w:hint="eastAsia"/>
          </w:rPr>
          <w:t>的</w:t>
        </w:r>
      </w:ins>
      <w:r w:rsidR="00E70FCD">
        <w:rPr>
          <w:rFonts w:hint="eastAsia"/>
        </w:rPr>
        <w:t>渲染。</w:t>
      </w:r>
      <w:ins w:id="797" w:author="耿正霖" w:date="2016-05-26T15:24:00Z">
        <w:r w:rsidR="00010A49">
          <w:rPr>
            <w:rFonts w:hint="eastAsia"/>
          </w:rPr>
          <w:t>系统框架图如</w:t>
        </w:r>
        <w:r w:rsidR="00010A49">
          <w:fldChar w:fldCharType="begin"/>
        </w:r>
        <w:r w:rsidR="00010A49">
          <w:instrText xml:space="preserve"> </w:instrText>
        </w:r>
        <w:r w:rsidR="00010A49">
          <w:rPr>
            <w:rFonts w:hint="eastAsia"/>
          </w:rPr>
          <w:instrText>REF _Ref452039610 \h</w:instrText>
        </w:r>
        <w:r w:rsidR="00010A49">
          <w:instrText xml:space="preserve"> </w:instrText>
        </w:r>
      </w:ins>
      <w:r w:rsidR="00010A49">
        <w:fldChar w:fldCharType="separate"/>
      </w:r>
      <w:ins w:id="798" w:author="耿正霖" w:date="2016-05-26T15:24:00Z">
        <w:r w:rsidR="00010A49">
          <w:rPr>
            <w:rFonts w:hint="eastAsia"/>
          </w:rPr>
          <w:t>图</w:t>
        </w:r>
        <w:r w:rsidR="00010A49">
          <w:rPr>
            <w:rFonts w:hint="eastAsia"/>
          </w:rPr>
          <w:t xml:space="preserve"> </w:t>
        </w:r>
        <w:r w:rsidR="00010A49">
          <w:rPr>
            <w:noProof/>
          </w:rPr>
          <w:t>2</w:t>
        </w:r>
        <w:r w:rsidR="00010A49">
          <w:t>.</w:t>
        </w:r>
        <w:r w:rsidR="00010A49">
          <w:rPr>
            <w:noProof/>
          </w:rPr>
          <w:t>1</w:t>
        </w:r>
        <w:r w:rsidR="00010A49">
          <w:fldChar w:fldCharType="end"/>
        </w:r>
        <w:r w:rsidR="00010A49">
          <w:rPr>
            <w:rFonts w:hint="eastAsia"/>
          </w:rPr>
          <w:t>所示</w:t>
        </w:r>
      </w:ins>
      <w:ins w:id="799" w:author="耿正霖" w:date="2016-05-26T15:25:00Z">
        <w:r w:rsidR="00010A49">
          <w:rPr>
            <w:rFonts w:hint="eastAsia"/>
          </w:rPr>
          <w:t>。</w:t>
        </w:r>
      </w:ins>
    </w:p>
    <w:p w:rsidR="00225E46" w:rsidRDefault="00225E46">
      <w:pPr>
        <w:ind w:firstLine="420"/>
        <w:rPr>
          <w:ins w:id="800" w:author="耿正霖" w:date="2016-05-26T22:34:00Z"/>
        </w:rPr>
        <w:pPrChange w:id="801" w:author="耿正霖" w:date="2016-05-26T22:38:00Z">
          <w:pPr/>
        </w:pPrChange>
      </w:pPr>
    </w:p>
    <w:p w:rsidR="00012080" w:rsidRPr="00012080" w:rsidDel="00C24A4E" w:rsidRDefault="003D7DA4">
      <w:pPr>
        <w:ind w:firstLine="0"/>
        <w:rPr>
          <w:del w:id="802" w:author="耿正霖" w:date="2016-05-26T15:22:00Z"/>
        </w:rPr>
        <w:pPrChange w:id="803" w:author="耿正霖" w:date="2016-05-26T22:34:00Z">
          <w:pPr/>
        </w:pPrChange>
      </w:pPr>
      <w:ins w:id="804" w:author="ZH" w:date="2016-05-25T22:35:00Z">
        <w:del w:id="805" w:author="耿正霖" w:date="2016-05-26T15:22:00Z">
          <w:r w:rsidDel="00C24A4E">
            <w:rPr>
              <w:rFonts w:hint="eastAsia"/>
            </w:rPr>
            <w:delText>既然</w:delText>
          </w:r>
          <w:r w:rsidDel="00C24A4E">
            <w:delText>是</w:delText>
          </w:r>
        </w:del>
      </w:ins>
      <w:ins w:id="806" w:author="ZH" w:date="2016-05-25T22:34:00Z">
        <w:del w:id="807" w:author="耿正霖" w:date="2016-05-26T15:22:00Z">
          <w:r w:rsidR="00012080" w:rsidDel="00C24A4E">
            <w:rPr>
              <w:rFonts w:hint="eastAsia"/>
            </w:rPr>
            <w:delText>系统</w:delText>
          </w:r>
        </w:del>
      </w:ins>
      <w:ins w:id="808" w:author="ZH" w:date="2016-05-25T22:35:00Z">
        <w:del w:id="809" w:author="耿正霖" w:date="2016-05-26T15:22:00Z">
          <w:r w:rsidDel="00C24A4E">
            <w:rPr>
              <w:rFonts w:hint="eastAsia"/>
            </w:rPr>
            <w:delText>，</w:delText>
          </w:r>
        </w:del>
      </w:ins>
      <w:ins w:id="810" w:author="ZH" w:date="2016-05-25T22:34:00Z">
        <w:del w:id="811" w:author="耿正霖" w:date="2016-05-26T15:22:00Z">
          <w:r w:rsidR="00012080" w:rsidDel="00C24A4E">
            <w:delText>得画个</w:delText>
          </w:r>
        </w:del>
      </w:ins>
      <w:ins w:id="812" w:author="ZH" w:date="2016-05-25T22:35:00Z">
        <w:del w:id="813" w:author="耿正霖" w:date="2016-05-26T15:22:00Z">
          <w:r w:rsidR="00012080" w:rsidDel="00C24A4E">
            <w:rPr>
              <w:rFonts w:hint="eastAsia"/>
            </w:rPr>
            <w:delText>框架</w:delText>
          </w:r>
          <w:r w:rsidR="00012080" w:rsidDel="00C24A4E">
            <w:delText>图什么的吧</w:delText>
          </w:r>
        </w:del>
      </w:ins>
      <w:ins w:id="814" w:author="ZH" w:date="2016-05-25T23:51:00Z">
        <w:del w:id="815" w:author="耿正霖" w:date="2016-05-26T15:22:00Z">
          <w:r w:rsidR="00B30C2C" w:rsidDel="00C24A4E">
            <w:rPr>
              <w:rFonts w:hint="eastAsia"/>
            </w:rPr>
            <w:delText>？根据软件</w:delText>
          </w:r>
          <w:r w:rsidR="00B30C2C" w:rsidDel="00C24A4E">
            <w:delText>工程中学过的知识，把系统设计加些内容。</w:delText>
          </w:r>
        </w:del>
      </w:ins>
      <w:bookmarkStart w:id="816" w:name="_Toc452065522"/>
      <w:bookmarkStart w:id="817" w:name="_Toc452065594"/>
      <w:bookmarkStart w:id="818" w:name="_Toc452065623"/>
      <w:bookmarkStart w:id="819" w:name="_Toc452065713"/>
      <w:bookmarkStart w:id="820" w:name="_Toc452071957"/>
      <w:bookmarkStart w:id="821" w:name="_Toc452072043"/>
      <w:bookmarkEnd w:id="816"/>
      <w:bookmarkEnd w:id="817"/>
      <w:bookmarkEnd w:id="818"/>
      <w:bookmarkEnd w:id="819"/>
      <w:bookmarkEnd w:id="820"/>
      <w:bookmarkEnd w:id="821"/>
    </w:p>
    <w:p w:rsidR="00464D59" w:rsidRPr="00464D59" w:rsidRDefault="00464D59" w:rsidP="00AB275A">
      <w:pPr>
        <w:pStyle w:val="Heading2"/>
      </w:pPr>
      <w:bookmarkStart w:id="822" w:name="_Toc451194200"/>
      <w:bookmarkStart w:id="823" w:name="_Toc451194282"/>
      <w:bookmarkStart w:id="824" w:name="_Toc451194527"/>
      <w:bookmarkStart w:id="825" w:name="_Toc452072044"/>
      <w:r>
        <w:rPr>
          <w:rFonts w:hint="eastAsia"/>
        </w:rPr>
        <w:t>光场采集</w:t>
      </w:r>
      <w:bookmarkEnd w:id="822"/>
      <w:bookmarkEnd w:id="823"/>
      <w:bookmarkEnd w:id="824"/>
      <w:bookmarkEnd w:id="825"/>
    </w:p>
    <w:p w:rsidR="00464D59" w:rsidRDefault="00E70FCD" w:rsidP="00613C0A">
      <w:r>
        <w:rPr>
          <w:rFonts w:hint="eastAsia"/>
        </w:rPr>
        <w:t>本系统使用增强现实技术，根据一定的先验知识和场景信息，实时地计算相机坐标，然后利用坐标将目标图形绘制在场景中。</w:t>
      </w:r>
      <w:r w:rsidR="00464D59">
        <w:rPr>
          <w:rFonts w:hint="eastAsia"/>
        </w:rPr>
        <w:t>系统采用了两种计算相机坐标的方式：基于</w:t>
      </w:r>
      <w:del w:id="826" w:author="耿正霖" w:date="2016-05-26T10:14:00Z">
        <w:r w:rsidR="00464D59" w:rsidDel="00493C63">
          <w:rPr>
            <w:rFonts w:hint="eastAsia"/>
          </w:rPr>
          <w:delText>标记</w:delText>
        </w:r>
      </w:del>
      <w:ins w:id="827" w:author="耿正霖" w:date="2016-05-26T10:14:00Z">
        <w:r w:rsidR="00493C63">
          <w:rPr>
            <w:rFonts w:hint="eastAsia"/>
          </w:rPr>
          <w:t>标志</w:t>
        </w:r>
      </w:ins>
      <w:r w:rsidR="00464D59">
        <w:rPr>
          <w:rFonts w:hint="eastAsia"/>
        </w:rPr>
        <w:t>的和基于场景特征的。</w:t>
      </w:r>
      <w:r w:rsidR="007F2D03">
        <w:rPr>
          <w:rFonts w:hint="eastAsia"/>
        </w:rPr>
        <w:t>实现细节会在第三章详细说明。无论哪种那种方式，采集流程都是一样的。</w:t>
      </w:r>
    </w:p>
    <w:p w:rsidR="00464D59" w:rsidRDefault="00E70FCD" w:rsidP="00613C0A">
      <w:r>
        <w:rPr>
          <w:rFonts w:hint="eastAsia"/>
        </w:rPr>
        <w:t>首先用户需要根据指示，在采集物体周围放置一个</w:t>
      </w:r>
      <w:del w:id="828" w:author="ZH" w:date="2016-05-25T22:42:00Z">
        <w:r w:rsidDel="00F358AC">
          <w:rPr>
            <w:rFonts w:hint="eastAsia"/>
          </w:rPr>
          <w:delText>框</w:delText>
        </w:r>
      </w:del>
      <w:r>
        <w:rPr>
          <w:rFonts w:hint="eastAsia"/>
        </w:rPr>
        <w:t>线</w:t>
      </w:r>
      <w:ins w:id="829" w:author="ZH" w:date="2016-05-25T22:42:00Z">
        <w:r w:rsidR="00F358AC">
          <w:rPr>
            <w:rFonts w:hint="eastAsia"/>
          </w:rPr>
          <w:t>框</w:t>
        </w:r>
      </w:ins>
      <w:r>
        <w:rPr>
          <w:rFonts w:hint="eastAsia"/>
        </w:rPr>
        <w:t>球</w:t>
      </w:r>
      <w:ins w:id="830" w:author="ZH" w:date="2016-05-25T22:42:00Z">
        <w:r w:rsidR="00F358AC">
          <w:rPr>
            <w:rFonts w:hint="eastAsia"/>
          </w:rPr>
          <w:t>（后面</w:t>
        </w:r>
        <w:r w:rsidR="00F358AC">
          <w:t>都</w:t>
        </w:r>
        <w:r w:rsidR="00F358AC">
          <w:rPr>
            <w:rFonts w:hint="eastAsia"/>
          </w:rPr>
          <w:t>修改</w:t>
        </w:r>
        <w:r w:rsidR="00F358AC">
          <w:t>）</w:t>
        </w:r>
      </w:ins>
      <w:r>
        <w:rPr>
          <w:rFonts w:hint="eastAsia"/>
        </w:rPr>
        <w:t>。</w:t>
      </w:r>
      <w:ins w:id="831" w:author="耿正霖" w:date="2016-05-26T10:17:00Z">
        <w:r w:rsidR="00493C63">
          <w:rPr>
            <w:rFonts w:hint="eastAsia"/>
          </w:rPr>
          <w:t>界面上有四个按钮</w:t>
        </w:r>
        <w:r w:rsidR="00C23B0F">
          <w:rPr>
            <w:rFonts w:hint="eastAsia"/>
          </w:rPr>
          <w:t>，分别可以将</w:t>
        </w:r>
      </w:ins>
      <w:ins w:id="832" w:author="耿正霖" w:date="2016-05-26T10:18:00Z">
        <w:r w:rsidR="00C23B0F">
          <w:rPr>
            <w:rFonts w:hint="eastAsia"/>
          </w:rPr>
          <w:t>线框球沿着相机朝向向内，向外移动，将线框球放大，缩小。</w:t>
        </w:r>
      </w:ins>
      <w:r>
        <w:rPr>
          <w:rFonts w:hint="eastAsia"/>
        </w:rPr>
        <w:t>用户可以</w:t>
      </w:r>
      <w:del w:id="833" w:author="耿正霖" w:date="2016-05-26T10:18:00Z">
        <w:r w:rsidDel="00C23B0F">
          <w:rPr>
            <w:rFonts w:hint="eastAsia"/>
          </w:rPr>
          <w:delText>根据</w:delText>
        </w:r>
        <w:r w:rsidRPr="003D7DA4" w:rsidDel="00C23B0F">
          <w:rPr>
            <w:rFonts w:hint="eastAsia"/>
            <w:highlight w:val="yellow"/>
            <w:rPrChange w:id="834" w:author="ZH" w:date="2016-05-25T22:37:00Z">
              <w:rPr>
                <w:rFonts w:hint="eastAsia"/>
              </w:rPr>
            </w:rPrChange>
          </w:rPr>
          <w:delText>界面上的</w:delText>
        </w:r>
      </w:del>
      <w:ins w:id="835" w:author="耿正霖" w:date="2016-05-26T10:18:00Z">
        <w:r w:rsidR="00C23B0F">
          <w:rPr>
            <w:rFonts w:hint="eastAsia"/>
          </w:rPr>
          <w:t>使用这些</w:t>
        </w:r>
      </w:ins>
      <w:r w:rsidRPr="00AB275A">
        <w:rPr>
          <w:rFonts w:hint="eastAsia"/>
        </w:rPr>
        <w:t>按钮</w:t>
      </w:r>
      <w:ins w:id="836" w:author="ZH" w:date="2016-05-25T22:37:00Z">
        <w:del w:id="837" w:author="耿正霖" w:date="2016-05-26T10:18:00Z">
          <w:r w:rsidR="003D7DA4" w:rsidDel="00C23B0F">
            <w:rPr>
              <w:rFonts w:hint="eastAsia"/>
            </w:rPr>
            <w:delText>介绍一下交互的功能</w:delText>
          </w:r>
        </w:del>
      </w:ins>
      <w:r>
        <w:rPr>
          <w:rFonts w:hint="eastAsia"/>
        </w:rPr>
        <w:t>，调整</w:t>
      </w:r>
      <w:del w:id="838" w:author="耿正霖" w:date="2016-05-26T10:14:00Z">
        <w:r w:rsidDel="00493C63">
          <w:rPr>
            <w:rFonts w:hint="eastAsia"/>
          </w:rPr>
          <w:delText>框线球</w:delText>
        </w:r>
      </w:del>
      <w:ins w:id="839" w:author="耿正霖" w:date="2016-05-26T10:14:00Z">
        <w:r w:rsidR="00493C63">
          <w:rPr>
            <w:rFonts w:hint="eastAsia"/>
          </w:rPr>
          <w:t>线框球</w:t>
        </w:r>
      </w:ins>
      <w:r>
        <w:rPr>
          <w:rFonts w:hint="eastAsia"/>
        </w:rPr>
        <w:t>的位置和大小</w:t>
      </w:r>
      <w:r w:rsidR="00464D59">
        <w:rPr>
          <w:rFonts w:hint="eastAsia"/>
        </w:rPr>
        <w:t>。当用户调整</w:t>
      </w:r>
      <w:ins w:id="840" w:author="耿正霖" w:date="2016-05-26T10:19:00Z">
        <w:r w:rsidR="00C23B0F">
          <w:rPr>
            <w:rFonts w:hint="eastAsia"/>
          </w:rPr>
          <w:t>到线框球包围住场景物体</w:t>
        </w:r>
      </w:ins>
      <w:del w:id="841" w:author="耿正霖" w:date="2016-05-26T10:19:00Z">
        <w:r w:rsidR="00464D59" w:rsidRPr="00DA033B" w:rsidDel="00C23B0F">
          <w:rPr>
            <w:rFonts w:hint="eastAsia"/>
            <w:highlight w:val="yellow"/>
            <w:rPrChange w:id="842" w:author="ZH" w:date="2016-05-25T22:47:00Z">
              <w:rPr>
                <w:rFonts w:hint="eastAsia"/>
              </w:rPr>
            </w:rPrChange>
          </w:rPr>
          <w:delText>满意</w:delText>
        </w:r>
      </w:del>
      <w:ins w:id="843" w:author="ZH" w:date="2016-05-25T22:47:00Z">
        <w:del w:id="844" w:author="耿正霖" w:date="2016-05-26T10:19:00Z">
          <w:r w:rsidR="00DA033B" w:rsidDel="00C23B0F">
            <w:rPr>
              <w:rFonts w:hint="eastAsia"/>
            </w:rPr>
            <w:delText>什么</w:delText>
          </w:r>
          <w:r w:rsidR="00DA033B" w:rsidDel="00C23B0F">
            <w:delText>叫满意？</w:delText>
          </w:r>
        </w:del>
      </w:ins>
      <w:r w:rsidR="00464D59">
        <w:rPr>
          <w:rFonts w:hint="eastAsia"/>
        </w:rPr>
        <w:t>之后，就可以进入采集流程</w:t>
      </w:r>
      <w:ins w:id="845" w:author="耿正霖" w:date="2016-05-26T10:44:00Z">
        <w:r w:rsidR="00C07EF3">
          <w:rPr>
            <w:rFonts w:hint="eastAsia"/>
          </w:rPr>
          <w:t>。详细的调整过程会在第三章具体介绍光场采集的时候进行介绍。</w:t>
        </w:r>
      </w:ins>
      <w:del w:id="846" w:author="耿正霖" w:date="2016-05-26T10:44:00Z">
        <w:r w:rsidR="00F07324" w:rsidDel="00C07EF3">
          <w:rPr>
            <w:rFonts w:hint="eastAsia"/>
          </w:rPr>
          <w:delText>，</w:delText>
        </w:r>
      </w:del>
      <w:r w:rsidR="00F07324">
        <w:rPr>
          <w:rFonts w:hint="eastAsia"/>
        </w:rPr>
        <w:t>如</w:t>
      </w:r>
      <w:ins w:id="847" w:author="耿正霖" w:date="2016-05-27T00:37:00Z">
        <w:r w:rsidR="00303EED">
          <w:fldChar w:fldCharType="begin"/>
        </w:r>
        <w:r w:rsidR="00303EED">
          <w:instrText xml:space="preserve"> </w:instrText>
        </w:r>
        <w:r w:rsidR="00303EED">
          <w:rPr>
            <w:rFonts w:hint="eastAsia"/>
          </w:rPr>
          <w:instrText>REF _Ref452072788 \h</w:instrText>
        </w:r>
        <w:r w:rsidR="00303EED">
          <w:instrText xml:space="preserve"> </w:instrText>
        </w:r>
      </w:ins>
      <w:r w:rsidR="00303EED">
        <w:fldChar w:fldCharType="separate"/>
      </w:r>
      <w:ins w:id="848" w:author="耿正霖" w:date="2016-05-27T00:37:00Z">
        <w:r w:rsidR="00303EED">
          <w:t>图</w:t>
        </w:r>
        <w:r w:rsidR="00303EED">
          <w:t xml:space="preserve"> </w:t>
        </w:r>
        <w:r w:rsidR="00303EED">
          <w:rPr>
            <w:noProof/>
          </w:rPr>
          <w:t>2</w:t>
        </w:r>
        <w:r w:rsidR="00303EED">
          <w:t>.</w:t>
        </w:r>
        <w:r w:rsidR="00303EED">
          <w:rPr>
            <w:noProof/>
          </w:rPr>
          <w:t>2</w:t>
        </w:r>
        <w:r w:rsidR="00303EED">
          <w:fldChar w:fldCharType="end"/>
        </w:r>
      </w:ins>
      <w:del w:id="849" w:author="耿正霖" w:date="2016-05-27T00:37:00Z">
        <w:r w:rsidR="00F07324" w:rsidDel="00303EED">
          <w:fldChar w:fldCharType="begin"/>
        </w:r>
        <w:r w:rsidR="00F07324" w:rsidDel="00303EED">
          <w:delInstrText xml:space="preserve"> </w:delInstrText>
        </w:r>
        <w:r w:rsidR="00F07324" w:rsidDel="00303EED">
          <w:rPr>
            <w:rFonts w:hint="eastAsia"/>
          </w:rPr>
          <w:delInstrText>REF _Ref450596320 \h</w:delInstrText>
        </w:r>
        <w:r w:rsidR="00F07324" w:rsidDel="00303EED">
          <w:delInstrText xml:space="preserve"> </w:delInstrText>
        </w:r>
        <w:r w:rsidR="00F07324" w:rsidDel="00303EED">
          <w:fldChar w:fldCharType="separate"/>
        </w:r>
        <w:r w:rsidR="00F07324" w:rsidDel="00303EED">
          <w:delText>图</w:delText>
        </w:r>
        <w:r w:rsidR="00F07324" w:rsidDel="00303EED">
          <w:delText xml:space="preserve"> </w:delText>
        </w:r>
        <w:r w:rsidR="00F07324" w:rsidDel="00303EED">
          <w:rPr>
            <w:noProof/>
          </w:rPr>
          <w:delText>2</w:delText>
        </w:r>
        <w:r w:rsidR="00F07324" w:rsidDel="00303EED">
          <w:delText>.</w:delText>
        </w:r>
        <w:r w:rsidR="00F07324" w:rsidDel="00303EED">
          <w:rPr>
            <w:noProof/>
          </w:rPr>
          <w:delText>1</w:delText>
        </w:r>
        <w:r w:rsidR="00F07324" w:rsidDel="00303EED">
          <w:fldChar w:fldCharType="end"/>
        </w:r>
      </w:del>
      <w:r w:rsidR="00F07324">
        <w:t xml:space="preserve"> (</w:t>
      </w:r>
      <w:r w:rsidR="00F07324">
        <w:rPr>
          <w:rFonts w:hint="eastAsia"/>
        </w:rPr>
        <w:t>a)</w:t>
      </w:r>
      <w:ins w:id="850" w:author="ZH" w:date="2016-05-25T22:38:00Z">
        <w:del w:id="851" w:author="耿正霖" w:date="2016-05-26T10:19:00Z">
          <w:r w:rsidR="003D7DA4" w:rsidDel="00C23B0F">
            <w:rPr>
              <w:rFonts w:hint="eastAsia"/>
            </w:rPr>
            <w:delText>……引用某图</w:delText>
          </w:r>
        </w:del>
      </w:ins>
      <w:ins w:id="852" w:author="ZH" w:date="2016-05-25T22:39:00Z">
        <w:del w:id="853" w:author="耿正霖" w:date="2016-05-26T10:19:00Z">
          <w:r w:rsidR="003D7DA4" w:rsidDel="00C23B0F">
            <w:rPr>
              <w:rFonts w:hint="eastAsia"/>
            </w:rPr>
            <w:delText>时，不要只说如图，而是要简单介绍一下，让人能</w:delText>
          </w:r>
        </w:del>
      </w:ins>
      <w:ins w:id="854" w:author="ZH" w:date="2016-05-25T22:40:00Z">
        <w:del w:id="855" w:author="耿正霖" w:date="2016-05-26T10:19:00Z">
          <w:r w:rsidR="003D7DA4" w:rsidDel="00C23B0F">
            <w:rPr>
              <w:rFonts w:hint="eastAsia"/>
            </w:rPr>
            <w:delText>知道从</w:delText>
          </w:r>
        </w:del>
      </w:ins>
      <w:ins w:id="856" w:author="ZH" w:date="2016-05-25T22:39:00Z">
        <w:del w:id="857" w:author="耿正霖" w:date="2016-05-26T10:19:00Z">
          <w:r w:rsidR="003D7DA4" w:rsidDel="00C23B0F">
            <w:rPr>
              <w:rFonts w:hint="eastAsia"/>
            </w:rPr>
            <w:delText>图</w:delText>
          </w:r>
        </w:del>
      </w:ins>
      <w:ins w:id="858" w:author="ZH" w:date="2016-05-25T22:40:00Z">
        <w:del w:id="859" w:author="耿正霖" w:date="2016-05-26T10:19:00Z">
          <w:r w:rsidR="003D7DA4" w:rsidDel="00C23B0F">
            <w:rPr>
              <w:rFonts w:hint="eastAsia"/>
            </w:rPr>
            <w:delText>中要看些</w:delText>
          </w:r>
        </w:del>
      </w:ins>
      <w:ins w:id="860" w:author="ZH" w:date="2016-05-25T22:39:00Z">
        <w:del w:id="861" w:author="耿正霖" w:date="2016-05-26T10:19:00Z">
          <w:r w:rsidR="003D7DA4" w:rsidDel="00C23B0F">
            <w:rPr>
              <w:rFonts w:hint="eastAsia"/>
            </w:rPr>
            <w:delText>什么</w:delText>
          </w:r>
        </w:del>
      </w:ins>
      <w:ins w:id="862" w:author="ZH" w:date="2016-05-25T23:08:00Z">
        <w:del w:id="863" w:author="耿正霖" w:date="2016-05-26T10:19:00Z">
          <w:r w:rsidR="00A632EE" w:rsidDel="00C23B0F">
            <w:rPr>
              <w:rFonts w:hint="eastAsia"/>
            </w:rPr>
            <w:delText>，后面的图</w:delText>
          </w:r>
          <w:r w:rsidR="00CC452E" w:rsidDel="00C23B0F">
            <w:rPr>
              <w:rFonts w:hint="eastAsia"/>
            </w:rPr>
            <w:delText>说明</w:delText>
          </w:r>
          <w:r w:rsidR="00A632EE" w:rsidDel="00C23B0F">
            <w:rPr>
              <w:rFonts w:hint="eastAsia"/>
            </w:rPr>
            <w:delText>都要修改</w:delText>
          </w:r>
        </w:del>
      </w:ins>
      <w:ins w:id="864" w:author="耿正霖" w:date="2016-05-26T10:19:00Z">
        <w:r w:rsidR="00C23B0F">
          <w:rPr>
            <w:rFonts w:hint="eastAsia"/>
          </w:rPr>
          <w:t>是调整好后的</w:t>
        </w:r>
      </w:ins>
      <w:ins w:id="865" w:author="耿正霖" w:date="2016-05-26T10:20:00Z">
        <w:r w:rsidR="00C23B0F">
          <w:rPr>
            <w:rFonts w:hint="eastAsia"/>
          </w:rPr>
          <w:t>线框球包围住场景物</w:t>
        </w:r>
      </w:ins>
      <w:ins w:id="866" w:author="耿正霖" w:date="2016-05-26T22:41:00Z">
        <w:r w:rsidR="005251FD">
          <w:rPr>
            <w:noProof/>
          </w:rPr>
          <w:lastRenderedPageBreak/>
          <mc:AlternateContent>
            <mc:Choice Requires="wps">
              <w:drawing>
                <wp:anchor distT="0" distB="0" distL="114300" distR="114300" simplePos="0" relativeHeight="251735040" behindDoc="0" locked="0" layoutInCell="1" allowOverlap="1" wp14:anchorId="3EAB7118" wp14:editId="521E8673">
                  <wp:simplePos x="0" y="0"/>
                  <wp:positionH relativeFrom="margin">
                    <wp:align>left</wp:align>
                  </wp:positionH>
                  <wp:positionV relativeFrom="paragraph">
                    <wp:posOffset>3714115</wp:posOffset>
                  </wp:positionV>
                  <wp:extent cx="5274310" cy="635"/>
                  <wp:effectExtent l="0" t="0" r="2540" b="6350"/>
                  <wp:wrapSquare wrapText="bothSides"/>
                  <wp:docPr id="37" name="Text Box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6526A" w:rsidRDefault="0046526A" w:rsidP="005251FD">
                              <w:pPr>
                                <w:pStyle w:val="Caption"/>
                                <w:jc w:val="center"/>
                              </w:pPr>
                              <w:bookmarkStart w:id="867" w:name="_Ref452072788"/>
                              <w:r>
                                <w:t>图</w:t>
                              </w:r>
                              <w:r>
                                <w:t xml:space="preserve"> </w:t>
                              </w:r>
                              <w:ins w:id="868" w:author="耿正霖" w:date="2016-05-26T22:27:00Z">
                                <w:r>
                                  <w:fldChar w:fldCharType="begin"/>
                                </w:r>
                                <w:r>
                                  <w:instrText xml:space="preserve"> STYLEREF 1 \s </w:instrText>
                                </w:r>
                              </w:ins>
                              <w:r>
                                <w:fldChar w:fldCharType="separate"/>
                              </w:r>
                              <w:r>
                                <w:rPr>
                                  <w:noProof/>
                                </w:rPr>
                                <w:t>2</w:t>
                              </w:r>
                              <w:ins w:id="869"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870" w:author="耿正霖" w:date="2016-05-26T22:27:00Z">
                                <w:r>
                                  <w:rPr>
                                    <w:noProof/>
                                  </w:rPr>
                                  <w:t>2</w:t>
                                </w:r>
                                <w:r>
                                  <w:fldChar w:fldCharType="end"/>
                                </w:r>
                              </w:ins>
                              <w:bookmarkEnd w:id="867"/>
                              <w:del w:id="871" w:author="耿正霖" w:date="2016-05-26T15:23:00Z">
                                <w:r w:rsidDel="00010A49">
                                  <w:fldChar w:fldCharType="begin"/>
                                </w:r>
                                <w:r w:rsidDel="00010A49">
                                  <w:delInstrText xml:space="preserve"> STYLEREF 1 \s </w:delInstrText>
                                </w:r>
                                <w:r w:rsidDel="00010A49">
                                  <w:fldChar w:fldCharType="separate"/>
                                </w:r>
                                <w:r w:rsidDel="00010A49">
                                  <w:rPr>
                                    <w:noProof/>
                                  </w:rPr>
                                  <w:delText>2</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1</w:delText>
                                </w:r>
                                <w:r w:rsidDel="00010A49">
                                  <w:fldChar w:fldCharType="end"/>
                                </w:r>
                              </w:del>
                              <w:r>
                                <w:t xml:space="preserve"> </w:t>
                              </w:r>
                              <w:r>
                                <w:t>光场采集系统概述</w:t>
                              </w:r>
                            </w:p>
                            <w:p w:rsidR="0046526A" w:rsidRPr="00E17D76" w:rsidRDefault="0046526A" w:rsidP="005251F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B7118" id="Text Box 37" o:spid="_x0000_s1028" type="#_x0000_t202" style="position:absolute;left:0;text-align:left;margin-left:0;margin-top:292.45pt;width:415.3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QQLwIAAGYEAAAOAAAAZHJzL2Uyb0RvYy54bWysVE1v2zAMvQ/YfxB0X5yPtR2M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" stroked="f">
                  <v:textbox style="mso-fit-shape-to-text:t" inset="0,0,0,0">
                    <w:txbxContent>
                      <w:p w:rsidR="0046526A" w:rsidRDefault="0046526A" w:rsidP="005251FD">
                        <w:pPr>
                          <w:pStyle w:val="Caption"/>
                          <w:jc w:val="center"/>
                        </w:pPr>
                        <w:bookmarkStart w:id="872" w:name="_Ref452072788"/>
                        <w:r>
                          <w:t>图</w:t>
                        </w:r>
                        <w:r>
                          <w:t xml:space="preserve"> </w:t>
                        </w:r>
                        <w:ins w:id="873" w:author="耿正霖" w:date="2016-05-26T22:27:00Z">
                          <w:r>
                            <w:fldChar w:fldCharType="begin"/>
                          </w:r>
                          <w:r>
                            <w:instrText xml:space="preserve"> STYLEREF 1 \s </w:instrText>
                          </w:r>
                        </w:ins>
                        <w:r>
                          <w:fldChar w:fldCharType="separate"/>
                        </w:r>
                        <w:r>
                          <w:rPr>
                            <w:noProof/>
                          </w:rPr>
                          <w:t>2</w:t>
                        </w:r>
                        <w:ins w:id="874"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875" w:author="耿正霖" w:date="2016-05-26T22:27:00Z">
                          <w:r>
                            <w:rPr>
                              <w:noProof/>
                            </w:rPr>
                            <w:t>2</w:t>
                          </w:r>
                          <w:r>
                            <w:fldChar w:fldCharType="end"/>
                          </w:r>
                        </w:ins>
                        <w:bookmarkEnd w:id="872"/>
                        <w:del w:id="876" w:author="耿正霖" w:date="2016-05-26T15:23:00Z">
                          <w:r w:rsidDel="00010A49">
                            <w:fldChar w:fldCharType="begin"/>
                          </w:r>
                          <w:r w:rsidDel="00010A49">
                            <w:delInstrText xml:space="preserve"> STYLEREF 1 \s </w:delInstrText>
                          </w:r>
                          <w:r w:rsidDel="00010A49">
                            <w:fldChar w:fldCharType="separate"/>
                          </w:r>
                          <w:r w:rsidDel="00010A49">
                            <w:rPr>
                              <w:noProof/>
                            </w:rPr>
                            <w:delText>2</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1</w:delText>
                          </w:r>
                          <w:r w:rsidDel="00010A49">
                            <w:fldChar w:fldCharType="end"/>
                          </w:r>
                        </w:del>
                        <w:r>
                          <w:t xml:space="preserve"> </w:t>
                        </w:r>
                        <w:r>
                          <w:t>光场采集系统概述</w:t>
                        </w:r>
                      </w:p>
                      <w:p w:rsidR="0046526A" w:rsidRPr="00E17D76" w:rsidRDefault="0046526A" w:rsidP="005251FD"/>
                    </w:txbxContent>
                  </v:textbox>
                  <w10:wrap type="square" anchorx="margin"/>
                </v:shape>
              </w:pict>
            </mc:Fallback>
          </mc:AlternateContent>
        </w:r>
      </w:ins>
      <w:ins w:id="877" w:author="耿正霖" w:date="2016-05-26T22:40:00Z">
        <w:r w:rsidR="005251FD">
          <w:rPr>
            <w:noProof/>
          </w:rPr>
          <w:drawing>
            <wp:anchor distT="0" distB="0" distL="114300" distR="114300" simplePos="0" relativeHeight="251732992" behindDoc="0" locked="0" layoutInCell="1" allowOverlap="1" wp14:anchorId="7818D6B8" wp14:editId="6BF25517">
              <wp:simplePos x="0" y="0"/>
              <wp:positionH relativeFrom="margin">
                <wp:align>left</wp:align>
              </wp:positionH>
              <wp:positionV relativeFrom="paragraph">
                <wp:posOffset>0</wp:posOffset>
              </wp:positionV>
              <wp:extent cx="5274310" cy="3484245"/>
              <wp:effectExtent l="0" t="0" r="2540" b="190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484245"/>
                      </a:xfrm>
                      <a:prstGeom prst="rect">
                        <a:avLst/>
                      </a:prstGeom>
                    </pic:spPr>
                  </pic:pic>
                </a:graphicData>
              </a:graphic>
            </wp:anchor>
          </w:drawing>
        </w:r>
      </w:ins>
      <w:ins w:id="878" w:author="耿正霖" w:date="2016-05-26T10:20:00Z">
        <w:r w:rsidR="00C23B0F">
          <w:rPr>
            <w:rFonts w:hint="eastAsia"/>
          </w:rPr>
          <w:t>体</w:t>
        </w:r>
      </w:ins>
      <w:r w:rsidR="00464D59">
        <w:rPr>
          <w:rFonts w:hint="eastAsia"/>
        </w:rPr>
        <w:t>。</w:t>
      </w:r>
    </w:p>
    <w:p w:rsidR="00E70FCD" w:rsidRDefault="00C23B0F" w:rsidP="00613C0A">
      <w:ins w:id="879" w:author="耿正霖" w:date="2016-05-26T10:20:00Z">
        <w:r>
          <w:rPr>
            <w:rFonts w:hint="eastAsia"/>
          </w:rPr>
          <w:t>用户移动相机的位置就可以进行</w:t>
        </w:r>
      </w:ins>
      <w:ins w:id="880" w:author="耿正霖" w:date="2016-05-26T10:21:00Z">
        <w:r>
          <w:rPr>
            <w:rFonts w:hint="eastAsia"/>
          </w:rPr>
          <w:t>采集。</w:t>
        </w:r>
      </w:ins>
      <w:r w:rsidR="00464D59">
        <w:rPr>
          <w:rFonts w:hint="eastAsia"/>
        </w:rPr>
        <w:t>用户</w:t>
      </w:r>
      <w:r w:rsidR="00464D59" w:rsidRPr="00AB275A">
        <w:rPr>
          <w:rFonts w:hint="eastAsia"/>
        </w:rPr>
        <w:t>每采集</w:t>
      </w:r>
      <w:ins w:id="881" w:author="ZH" w:date="2016-05-25T22:48:00Z">
        <w:del w:id="882" w:author="耿正霖" w:date="2016-05-26T10:21:00Z">
          <w:r w:rsidR="00DA033B" w:rsidDel="00C23B0F">
            <w:rPr>
              <w:rFonts w:hint="eastAsia"/>
            </w:rPr>
            <w:delText>采集</w:delText>
          </w:r>
          <w:r w:rsidR="00DA033B" w:rsidDel="00C23B0F">
            <w:delText>时用户要做什么？</w:delText>
          </w:r>
        </w:del>
      </w:ins>
      <w:r w:rsidR="00464D59">
        <w:rPr>
          <w:rFonts w:hint="eastAsia"/>
        </w:rPr>
        <w:t>到一张图片，系统就会</w:t>
      </w:r>
      <w:ins w:id="883" w:author="ZH" w:date="2016-05-25T22:40:00Z">
        <w:r w:rsidR="003D7DA4">
          <w:rPr>
            <w:rFonts w:hint="eastAsia"/>
          </w:rPr>
          <w:t>在</w:t>
        </w:r>
        <w:del w:id="884" w:author="耿正霖" w:date="2016-05-26T10:21:00Z">
          <w:r w:rsidR="003D7DA4" w:rsidDel="00C23B0F">
            <w:delText>？</w:delText>
          </w:r>
        </w:del>
      </w:ins>
      <w:r w:rsidR="006765AF">
        <w:rPr>
          <w:rFonts w:hint="eastAsia"/>
        </w:rPr>
        <w:t>相机朝向上与</w:t>
      </w:r>
      <w:del w:id="885" w:author="耿正霖" w:date="2016-05-26T10:14:00Z">
        <w:r w:rsidR="00464D59" w:rsidDel="00493C63">
          <w:rPr>
            <w:rFonts w:hint="eastAsia"/>
          </w:rPr>
          <w:delText>框线球</w:delText>
        </w:r>
      </w:del>
      <w:ins w:id="886" w:author="耿正霖" w:date="2016-05-26T10:14:00Z">
        <w:r w:rsidR="00493C63">
          <w:rPr>
            <w:rFonts w:hint="eastAsia"/>
          </w:rPr>
          <w:t>线框球</w:t>
        </w:r>
      </w:ins>
      <w:r w:rsidR="006765AF">
        <w:rPr>
          <w:rFonts w:hint="eastAsia"/>
        </w:rPr>
        <w:t>的交点处</w:t>
      </w:r>
      <w:r w:rsidR="00464D59">
        <w:rPr>
          <w:rFonts w:hint="eastAsia"/>
        </w:rPr>
        <w:t>绘制一个圆片</w:t>
      </w:r>
      <w:ins w:id="887" w:author="耿正霖" w:date="2016-05-26T10:21:00Z">
        <w:r>
          <w:rPr>
            <w:rFonts w:hint="eastAsia"/>
          </w:rPr>
          <w:t>，</w:t>
        </w:r>
      </w:ins>
      <w:ins w:id="888" w:author="耿正霖" w:date="2016-05-26T10:24:00Z">
        <w:r>
          <w:rPr>
            <w:rFonts w:hint="eastAsia"/>
          </w:rPr>
          <w:t>作为标志表示该点已经采集过了。</w:t>
        </w:r>
      </w:ins>
      <w:ins w:id="889" w:author="耿正霖" w:date="2016-05-26T10:21:00Z">
        <w:r>
          <w:rPr>
            <w:rFonts w:hint="eastAsia"/>
          </w:rPr>
          <w:t>圆片半径</w:t>
        </w:r>
      </w:ins>
      <w:ins w:id="890" w:author="耿正霖" w:date="2016-05-26T10:22:00Z">
        <w:r>
          <w:rPr>
            <w:rFonts w:hint="eastAsia"/>
          </w:rPr>
          <w:t>越小对场景的采集越密集，渲染效果越好。</w:t>
        </w:r>
      </w:ins>
      <w:ins w:id="891" w:author="耿正霖" w:date="2016-05-26T10:23:00Z">
        <w:r>
          <w:rPr>
            <w:rFonts w:hint="eastAsia"/>
          </w:rPr>
          <w:t>但是半径过小占用过多存储空间，增加渲染的复杂度。</w:t>
        </w:r>
      </w:ins>
      <w:ins w:id="892" w:author="耿正霖" w:date="2016-05-26T10:22:00Z">
        <w:r>
          <w:rPr>
            <w:rFonts w:hint="eastAsia"/>
          </w:rPr>
          <w:t>系统</w:t>
        </w:r>
      </w:ins>
      <w:ins w:id="893" w:author="耿正霖" w:date="2016-05-26T10:23:00Z">
        <w:r>
          <w:rPr>
            <w:rFonts w:hint="eastAsia"/>
          </w:rPr>
          <w:t>实现</w:t>
        </w:r>
      </w:ins>
      <w:ins w:id="894" w:author="耿正霖" w:date="2016-05-26T10:24:00Z">
        <w:r>
          <w:rPr>
            <w:rFonts w:hint="eastAsia"/>
          </w:rPr>
          <w:t>中设定圆片半径为</w:t>
        </w:r>
        <w:r>
          <w:rPr>
            <w:rFonts w:hint="eastAsia"/>
          </w:rPr>
          <w:t>0.05</w:t>
        </w:r>
        <w:r>
          <w:rPr>
            <w:rFonts w:hint="eastAsia"/>
          </w:rPr>
          <w:t>倍的线框球半径</w:t>
        </w:r>
      </w:ins>
      <w:ins w:id="895" w:author="ZH" w:date="2016-05-25T22:41:00Z">
        <w:del w:id="896" w:author="耿正霖" w:date="2016-05-26T10:24:00Z">
          <w:r w:rsidR="003D7DA4" w:rsidDel="00C23B0F">
            <w:rPr>
              <w:rFonts w:hint="eastAsia"/>
            </w:rPr>
            <w:delText>半径</w:delText>
          </w:r>
          <w:r w:rsidR="003D7DA4" w:rsidDel="00C23B0F">
            <w:delText>？</w:delText>
          </w:r>
        </w:del>
      </w:ins>
      <w:ins w:id="897" w:author="耿正霖" w:date="2016-05-26T10:25:00Z">
        <w:r>
          <w:rPr>
            <w:rFonts w:hint="eastAsia"/>
          </w:rPr>
          <w:t>。</w:t>
        </w:r>
      </w:ins>
      <w:del w:id="898" w:author="耿正霖" w:date="2016-05-26T10:25:00Z">
        <w:r w:rsidR="00464D59" w:rsidDel="00C23B0F">
          <w:rPr>
            <w:rFonts w:hint="eastAsia"/>
          </w:rPr>
          <w:delText>，</w:delText>
        </w:r>
      </w:del>
      <w:del w:id="899" w:author="耿正霖" w:date="2016-05-26T10:24:00Z">
        <w:r w:rsidR="00464D59" w:rsidDel="00C23B0F">
          <w:rPr>
            <w:rFonts w:hint="eastAsia"/>
          </w:rPr>
          <w:delText>作为</w:delText>
        </w:r>
      </w:del>
      <w:del w:id="900" w:author="耿正霖" w:date="2016-05-26T10:14:00Z">
        <w:r w:rsidR="00464D59" w:rsidDel="00493C63">
          <w:rPr>
            <w:rFonts w:hint="eastAsia"/>
          </w:rPr>
          <w:delText>标记</w:delText>
        </w:r>
      </w:del>
      <w:del w:id="901" w:author="耿正霖" w:date="2016-05-26T10:24:00Z">
        <w:r w:rsidR="00464D59" w:rsidDel="00C23B0F">
          <w:rPr>
            <w:rFonts w:hint="eastAsia"/>
          </w:rPr>
          <w:delText>表示该点已经采集过了</w:delText>
        </w:r>
        <w:r w:rsidR="00F07324" w:rsidDel="00C23B0F">
          <w:rPr>
            <w:rFonts w:hint="eastAsia"/>
          </w:rPr>
          <w:delText>，</w:delText>
        </w:r>
      </w:del>
      <w:r w:rsidR="00F07324">
        <w:rPr>
          <w:rFonts w:hint="eastAsia"/>
        </w:rPr>
        <w:t>如</w:t>
      </w:r>
      <w:ins w:id="902" w:author="耿正霖" w:date="2016-05-27T00:38:00Z">
        <w:r w:rsidR="00303EED" w:rsidDel="00303EED">
          <w:t xml:space="preserve"> </w:t>
        </w:r>
      </w:ins>
      <w:del w:id="903" w:author="耿正霖" w:date="2016-05-27T00:38:00Z">
        <w:r w:rsidR="00F07324" w:rsidDel="00303EED">
          <w:fldChar w:fldCharType="begin"/>
        </w:r>
        <w:r w:rsidR="00F07324" w:rsidDel="00303EED">
          <w:delInstrText xml:space="preserve"> </w:delInstrText>
        </w:r>
        <w:r w:rsidR="00F07324" w:rsidDel="00303EED">
          <w:rPr>
            <w:rFonts w:hint="eastAsia"/>
          </w:rPr>
          <w:delInstrText>REF _Ref450596320 \h</w:delInstrText>
        </w:r>
        <w:r w:rsidR="00F07324" w:rsidDel="00303EED">
          <w:delInstrText xml:space="preserve"> </w:delInstrText>
        </w:r>
        <w:r w:rsidR="00F07324" w:rsidDel="00303EED">
          <w:fldChar w:fldCharType="separate"/>
        </w:r>
        <w:r w:rsidR="00F07324" w:rsidDel="00303EED">
          <w:delText>图</w:delText>
        </w:r>
        <w:r w:rsidR="00F07324" w:rsidDel="00303EED">
          <w:delText xml:space="preserve"> </w:delText>
        </w:r>
        <w:r w:rsidR="00F07324" w:rsidDel="00303EED">
          <w:rPr>
            <w:noProof/>
          </w:rPr>
          <w:delText>2</w:delText>
        </w:r>
        <w:r w:rsidR="00F07324" w:rsidDel="00303EED">
          <w:delText>.</w:delText>
        </w:r>
        <w:r w:rsidR="00F07324" w:rsidDel="00303EED">
          <w:rPr>
            <w:noProof/>
          </w:rPr>
          <w:delText>1</w:delText>
        </w:r>
        <w:r w:rsidR="00F07324" w:rsidDel="00303EED">
          <w:fldChar w:fldCharType="end"/>
        </w:r>
      </w:del>
      <w:ins w:id="904" w:author="耿正霖" w:date="2016-05-27T00:37:00Z">
        <w:r w:rsidR="00303EED">
          <w:fldChar w:fldCharType="begin"/>
        </w:r>
        <w:r w:rsidR="00303EED">
          <w:instrText xml:space="preserve"> REF _Ref452072788 \h </w:instrText>
        </w:r>
      </w:ins>
      <w:r w:rsidR="00303EED">
        <w:fldChar w:fldCharType="separate"/>
      </w:r>
      <w:ins w:id="905" w:author="耿正霖" w:date="2016-05-27T00:37:00Z">
        <w:r w:rsidR="00303EED">
          <w:t>图</w:t>
        </w:r>
        <w:r w:rsidR="00303EED">
          <w:t xml:space="preserve"> </w:t>
        </w:r>
        <w:r w:rsidR="00303EED">
          <w:rPr>
            <w:noProof/>
          </w:rPr>
          <w:t>2</w:t>
        </w:r>
        <w:r w:rsidR="00303EED">
          <w:t>.</w:t>
        </w:r>
        <w:r w:rsidR="00303EED">
          <w:rPr>
            <w:noProof/>
          </w:rPr>
          <w:t>2</w:t>
        </w:r>
        <w:r w:rsidR="00303EED">
          <w:fldChar w:fldCharType="end"/>
        </w:r>
      </w:ins>
      <w:r w:rsidR="00F07324">
        <w:t xml:space="preserve"> (</w:t>
      </w:r>
      <w:r w:rsidR="00F07324">
        <w:rPr>
          <w:rFonts w:hint="eastAsia"/>
        </w:rPr>
        <w:t>b)</w:t>
      </w:r>
      <w:ins w:id="906" w:author="ZH" w:date="2016-05-25T22:44:00Z">
        <w:del w:id="907" w:author="耿正霖" w:date="2016-05-26T10:25:00Z">
          <w:r w:rsidR="00C13569" w:rsidDel="00C23B0F">
            <w:rPr>
              <w:rFonts w:hint="eastAsia"/>
            </w:rPr>
            <w:delText>这里标了多少个</w:delText>
          </w:r>
        </w:del>
        <w:del w:id="908" w:author="耿正霖" w:date="2016-05-26T10:14:00Z">
          <w:r w:rsidR="00C13569" w:rsidDel="00493C63">
            <w:rPr>
              <w:rFonts w:hint="eastAsia"/>
            </w:rPr>
            <w:delText>标记</w:delText>
          </w:r>
        </w:del>
        <w:del w:id="909" w:author="耿正霖" w:date="2016-05-26T10:25:00Z">
          <w:r w:rsidR="00C13569" w:rsidDel="00C23B0F">
            <w:rPr>
              <w:rFonts w:hint="eastAsia"/>
            </w:rPr>
            <w:delText>？</w:delText>
          </w:r>
        </w:del>
      </w:ins>
      <w:ins w:id="910" w:author="耿正霖" w:date="2016-05-26T10:25:00Z">
        <w:r>
          <w:rPr>
            <w:rFonts w:hint="eastAsia"/>
          </w:rPr>
          <w:t>是采集了</w:t>
        </w:r>
        <w:r>
          <w:rPr>
            <w:rFonts w:hint="eastAsia"/>
          </w:rPr>
          <w:t>11</w:t>
        </w:r>
      </w:ins>
      <w:ins w:id="911" w:author="耿正霖" w:date="2016-05-26T10:26:00Z">
        <w:r>
          <w:rPr>
            <w:rFonts w:hint="eastAsia"/>
          </w:rPr>
          <w:t>个点的情形</w:t>
        </w:r>
      </w:ins>
      <w:r w:rsidR="00464D59">
        <w:rPr>
          <w:rFonts w:hint="eastAsia"/>
        </w:rPr>
        <w:t>。如果当前采集点没有被之前的圆片所覆盖，系统将认为该点没有被采集，自动保存一张对应的图片，相反如果采集点在圆片所覆盖区域，则表示该</w:t>
      </w:r>
      <w:ins w:id="912" w:author="耿正霖" w:date="2016-05-26T10:26:00Z">
        <w:r w:rsidRPr="00C23B0F">
          <w:rPr>
            <w:rFonts w:hint="eastAsia"/>
            <w:rPrChange w:id="913" w:author="耿正霖" w:date="2016-05-26T10:26:00Z">
              <w:rPr>
                <w:rFonts w:hint="eastAsia"/>
                <w:highlight w:val="yellow"/>
              </w:rPr>
            </w:rPrChange>
          </w:rPr>
          <w:t>点</w:t>
        </w:r>
      </w:ins>
      <w:del w:id="914" w:author="耿正霖" w:date="2016-05-26T10:26:00Z">
        <w:r w:rsidR="00464D59" w:rsidRPr="00C23B0F" w:rsidDel="00C23B0F">
          <w:rPr>
            <w:rFonts w:hint="eastAsia"/>
          </w:rPr>
          <w:delText>店</w:delText>
        </w:r>
      </w:del>
      <w:r w:rsidR="00464D59">
        <w:rPr>
          <w:rFonts w:hint="eastAsia"/>
        </w:rPr>
        <w:t>被采集过了，系统不做保存。</w:t>
      </w:r>
      <w:del w:id="915" w:author="耿正霖" w:date="2016-05-26T10:14:00Z">
        <w:r w:rsidR="00464D59" w:rsidDel="00493C63">
          <w:rPr>
            <w:rFonts w:hint="eastAsia"/>
          </w:rPr>
          <w:delText>框线球</w:delText>
        </w:r>
      </w:del>
      <w:ins w:id="916" w:author="耿正霖" w:date="2016-05-26T10:14:00Z">
        <w:r w:rsidR="00493C63">
          <w:rPr>
            <w:rFonts w:hint="eastAsia"/>
          </w:rPr>
          <w:t>线框球</w:t>
        </w:r>
      </w:ins>
      <w:r w:rsidR="00464D59">
        <w:rPr>
          <w:rFonts w:hint="eastAsia"/>
        </w:rPr>
        <w:t>被圆片覆盖的部分越大表示采集的越充分。系统在任何时间都可以退出并查看采集到的光场</w:t>
      </w:r>
      <w:r w:rsidR="00F07324">
        <w:rPr>
          <w:rFonts w:hint="eastAsia"/>
        </w:rPr>
        <w:t>，如</w:t>
      </w:r>
      <w:ins w:id="917" w:author="耿正霖" w:date="2016-05-27T00:38:00Z">
        <w:r w:rsidR="00303EED">
          <w:fldChar w:fldCharType="begin"/>
        </w:r>
        <w:r w:rsidR="00303EED">
          <w:instrText xml:space="preserve"> </w:instrText>
        </w:r>
        <w:r w:rsidR="00303EED">
          <w:rPr>
            <w:rFonts w:hint="eastAsia"/>
          </w:rPr>
          <w:instrText>REF _Ref452072788 \h</w:instrText>
        </w:r>
        <w:r w:rsidR="00303EED">
          <w:instrText xml:space="preserve"> </w:instrText>
        </w:r>
      </w:ins>
      <w:r w:rsidR="00303EED">
        <w:fldChar w:fldCharType="separate"/>
      </w:r>
      <w:ins w:id="918" w:author="耿正霖" w:date="2016-05-27T00:38:00Z">
        <w:r w:rsidR="00303EED">
          <w:t>图</w:t>
        </w:r>
        <w:r w:rsidR="00303EED">
          <w:t xml:space="preserve"> </w:t>
        </w:r>
        <w:r w:rsidR="00303EED">
          <w:rPr>
            <w:noProof/>
          </w:rPr>
          <w:t>2</w:t>
        </w:r>
        <w:r w:rsidR="00303EED">
          <w:t>.</w:t>
        </w:r>
        <w:r w:rsidR="00303EED">
          <w:rPr>
            <w:noProof/>
          </w:rPr>
          <w:t>2</w:t>
        </w:r>
        <w:r w:rsidR="00303EED">
          <w:fldChar w:fldCharType="end"/>
        </w:r>
      </w:ins>
      <w:r w:rsidR="00F07324">
        <w:fldChar w:fldCharType="begin"/>
      </w:r>
      <w:r w:rsidR="00F07324">
        <w:instrText xml:space="preserve"> </w:instrText>
      </w:r>
      <w:r w:rsidR="00F07324">
        <w:rPr>
          <w:rFonts w:hint="eastAsia"/>
        </w:rPr>
        <w:instrText>REF _Ref450596320 \h</w:instrText>
      </w:r>
      <w:r w:rsidR="00F07324">
        <w:instrText xml:space="preserve"> </w:instrText>
      </w:r>
      <w:r w:rsidR="00F07324">
        <w:fldChar w:fldCharType="separate"/>
      </w:r>
      <w:del w:id="919" w:author="耿正霖" w:date="2016-05-27T00:38:00Z">
        <w:r w:rsidR="00F07324" w:rsidDel="00303EED">
          <w:delText>图</w:delText>
        </w:r>
        <w:r w:rsidR="00F07324" w:rsidDel="00303EED">
          <w:delText xml:space="preserve"> </w:delText>
        </w:r>
        <w:r w:rsidR="00F07324" w:rsidDel="00303EED">
          <w:rPr>
            <w:noProof/>
          </w:rPr>
          <w:delText>2</w:delText>
        </w:r>
        <w:r w:rsidR="00F07324" w:rsidDel="00303EED">
          <w:delText>.</w:delText>
        </w:r>
        <w:r w:rsidR="00F07324" w:rsidDel="00303EED">
          <w:rPr>
            <w:noProof/>
          </w:rPr>
          <w:delText>1</w:delText>
        </w:r>
      </w:del>
      <w:r w:rsidR="00F07324">
        <w:fldChar w:fldCharType="end"/>
      </w:r>
      <w:r w:rsidR="00F07324">
        <w:t xml:space="preserve"> (</w:t>
      </w:r>
      <w:r w:rsidR="00F07324">
        <w:rPr>
          <w:rFonts w:hint="eastAsia"/>
        </w:rPr>
        <w:t>c)</w:t>
      </w:r>
      <w:ins w:id="920" w:author="耿正霖" w:date="2016-05-26T10:28:00Z">
        <w:r w:rsidR="00FD6CCF">
          <w:rPr>
            <w:rFonts w:hint="eastAsia"/>
          </w:rPr>
          <w:t>显示的是查看光场的情形。</w:t>
        </w:r>
      </w:ins>
      <w:del w:id="921" w:author="耿正霖" w:date="2016-05-26T10:28:00Z">
        <w:r w:rsidR="00464D59" w:rsidDel="00FD6CCF">
          <w:rPr>
            <w:rFonts w:hint="eastAsia"/>
          </w:rPr>
          <w:delText>。</w:delText>
        </w:r>
      </w:del>
    </w:p>
    <w:p w:rsidR="007F2D03" w:rsidRDefault="00464D59" w:rsidP="00613C0A">
      <w:r>
        <w:rPr>
          <w:rFonts w:hint="eastAsia"/>
        </w:rPr>
        <w:t>为了保证采集质量，采集过程中还对用户增加了如下约束：</w:t>
      </w:r>
    </w:p>
    <w:p w:rsidR="00464D59" w:rsidRDefault="00464D59" w:rsidP="007F2D03">
      <w:pPr>
        <w:pStyle w:val="ListParagraph"/>
        <w:numPr>
          <w:ilvl w:val="0"/>
          <w:numId w:val="11"/>
        </w:numPr>
        <w:ind w:firstLineChars="0"/>
      </w:pPr>
      <w:r>
        <w:rPr>
          <w:rFonts w:hint="eastAsia"/>
        </w:rPr>
        <w:t>为保证</w:t>
      </w:r>
      <w:del w:id="922" w:author="耿正霖" w:date="2016-05-26T10:14:00Z">
        <w:r w:rsidDel="00493C63">
          <w:rPr>
            <w:rFonts w:hint="eastAsia"/>
          </w:rPr>
          <w:delText>框线球</w:delText>
        </w:r>
      </w:del>
      <w:ins w:id="923" w:author="耿正霖" w:date="2016-05-26T10:14:00Z">
        <w:r w:rsidR="00493C63">
          <w:rPr>
            <w:rFonts w:hint="eastAsia"/>
          </w:rPr>
          <w:t>线框球</w:t>
        </w:r>
      </w:ins>
      <w:r>
        <w:rPr>
          <w:rFonts w:hint="eastAsia"/>
        </w:rPr>
        <w:t>在视野中央</w:t>
      </w:r>
      <w:r w:rsidR="007F2D03">
        <w:rPr>
          <w:rFonts w:hint="eastAsia"/>
        </w:rPr>
        <w:t>，系统在屏幕中央绘制一个矩形框，如果</w:t>
      </w:r>
      <w:del w:id="924" w:author="耿正霖" w:date="2016-05-26T10:14:00Z">
        <w:r w:rsidR="007F2D03" w:rsidDel="00493C63">
          <w:rPr>
            <w:rFonts w:hint="eastAsia"/>
          </w:rPr>
          <w:delText>框线球</w:delText>
        </w:r>
      </w:del>
      <w:ins w:id="925" w:author="耿正霖" w:date="2016-05-26T10:14:00Z">
        <w:r w:rsidR="00493C63">
          <w:rPr>
            <w:rFonts w:hint="eastAsia"/>
          </w:rPr>
          <w:t>线框球</w:t>
        </w:r>
      </w:ins>
      <w:r w:rsidR="007F2D03">
        <w:rPr>
          <w:rFonts w:hint="eastAsia"/>
        </w:rPr>
        <w:t>超出矩形框的范围，将会停止采集过程</w:t>
      </w:r>
      <w:r w:rsidR="00F07324">
        <w:rPr>
          <w:rFonts w:hint="eastAsia"/>
        </w:rPr>
        <w:t>，如</w:t>
      </w:r>
      <w:ins w:id="926" w:author="耿正霖" w:date="2016-05-27T00:38:00Z">
        <w:r w:rsidR="00303EED">
          <w:fldChar w:fldCharType="begin"/>
        </w:r>
        <w:r w:rsidR="00303EED">
          <w:instrText xml:space="preserve"> </w:instrText>
        </w:r>
        <w:r w:rsidR="00303EED">
          <w:rPr>
            <w:rFonts w:hint="eastAsia"/>
          </w:rPr>
          <w:instrText>REF _Ref452072788 \h</w:instrText>
        </w:r>
        <w:r w:rsidR="00303EED">
          <w:instrText xml:space="preserve"> </w:instrText>
        </w:r>
      </w:ins>
      <w:r w:rsidR="00303EED">
        <w:fldChar w:fldCharType="separate"/>
      </w:r>
      <w:ins w:id="927" w:author="耿正霖" w:date="2016-05-27T00:38:00Z">
        <w:r w:rsidR="00303EED">
          <w:t>图</w:t>
        </w:r>
        <w:r w:rsidR="00303EED">
          <w:t xml:space="preserve"> </w:t>
        </w:r>
        <w:r w:rsidR="00303EED">
          <w:rPr>
            <w:noProof/>
          </w:rPr>
          <w:t>2</w:t>
        </w:r>
        <w:r w:rsidR="00303EED">
          <w:t>.</w:t>
        </w:r>
        <w:r w:rsidR="00303EED">
          <w:rPr>
            <w:noProof/>
          </w:rPr>
          <w:t>2</w:t>
        </w:r>
        <w:r w:rsidR="00303EED">
          <w:fldChar w:fldCharType="end"/>
        </w:r>
      </w:ins>
      <w:del w:id="928" w:author="耿正霖" w:date="2016-05-27T00:38:00Z">
        <w:r w:rsidR="0024595C" w:rsidDel="00303EED">
          <w:fldChar w:fldCharType="begin"/>
        </w:r>
        <w:r w:rsidR="0024595C" w:rsidDel="00303EED">
          <w:delInstrText xml:space="preserve"> </w:delInstrText>
        </w:r>
        <w:r w:rsidR="0024595C" w:rsidDel="00303EED">
          <w:rPr>
            <w:rFonts w:hint="eastAsia"/>
          </w:rPr>
          <w:delInstrText>REF _Ref450596320 \h</w:delInstrText>
        </w:r>
        <w:r w:rsidR="0024595C" w:rsidDel="00303EED">
          <w:delInstrText xml:space="preserve"> </w:delInstrText>
        </w:r>
        <w:r w:rsidR="0024595C" w:rsidDel="00303EED">
          <w:fldChar w:fldCharType="separate"/>
        </w:r>
        <w:r w:rsidR="0024595C" w:rsidDel="00303EED">
          <w:delText>图</w:delText>
        </w:r>
        <w:r w:rsidR="0024595C" w:rsidDel="00303EED">
          <w:delText xml:space="preserve"> </w:delText>
        </w:r>
        <w:r w:rsidR="0024595C" w:rsidDel="00303EED">
          <w:rPr>
            <w:noProof/>
          </w:rPr>
          <w:delText>2</w:delText>
        </w:r>
        <w:r w:rsidR="0024595C" w:rsidDel="00303EED">
          <w:delText>.</w:delText>
        </w:r>
        <w:r w:rsidR="0024595C" w:rsidDel="00303EED">
          <w:rPr>
            <w:noProof/>
          </w:rPr>
          <w:delText>1</w:delText>
        </w:r>
        <w:r w:rsidR="0024595C" w:rsidDel="00303EED">
          <w:fldChar w:fldCharType="end"/>
        </w:r>
        <w:r w:rsidR="0024595C" w:rsidDel="00303EED">
          <w:delText xml:space="preserve"> </w:delText>
        </w:r>
      </w:del>
      <w:r w:rsidR="0024595C">
        <w:t>(</w:t>
      </w:r>
      <w:r w:rsidR="0024595C">
        <w:rPr>
          <w:rFonts w:hint="eastAsia"/>
        </w:rPr>
        <w:t>d)</w:t>
      </w:r>
      <w:ins w:id="929" w:author="耿正霖" w:date="2016-05-26T10:28:00Z">
        <w:r w:rsidR="00FD6CCF">
          <w:rPr>
            <w:rFonts w:hint="eastAsia"/>
          </w:rPr>
          <w:t>线框球超出了矩形框的范围。</w:t>
        </w:r>
      </w:ins>
      <w:del w:id="930" w:author="耿正霖" w:date="2016-05-26T10:28:00Z">
        <w:r w:rsidR="007F2D03" w:rsidDel="00FD6CCF">
          <w:rPr>
            <w:rFonts w:hint="eastAsia"/>
          </w:rPr>
          <w:delText>。</w:delText>
        </w:r>
      </w:del>
    </w:p>
    <w:p w:rsidR="005C06A4" w:rsidDel="005251FD" w:rsidRDefault="007F2D03">
      <w:pPr>
        <w:pStyle w:val="ListParagraph"/>
        <w:numPr>
          <w:ilvl w:val="0"/>
          <w:numId w:val="11"/>
        </w:numPr>
        <w:ind w:firstLineChars="0"/>
        <w:rPr>
          <w:del w:id="931" w:author="耿正霖" w:date="2016-05-26T22:41:00Z"/>
        </w:rPr>
        <w:pPrChange w:id="932" w:author="耿正霖" w:date="2016-05-26T22:41:00Z">
          <w:pPr>
            <w:pStyle w:val="ListParagraph"/>
            <w:ind w:left="420" w:firstLineChars="0" w:firstLine="0"/>
          </w:pPr>
        </w:pPrChange>
      </w:pPr>
      <w:r>
        <w:rPr>
          <w:rFonts w:hint="eastAsia"/>
        </w:rPr>
        <w:t>为保证采集点到</w:t>
      </w:r>
      <w:del w:id="933" w:author="耿正霖" w:date="2016-05-26T10:14:00Z">
        <w:r w:rsidDel="00493C63">
          <w:rPr>
            <w:rFonts w:hint="eastAsia"/>
          </w:rPr>
          <w:delText>框线球</w:delText>
        </w:r>
      </w:del>
      <w:ins w:id="934" w:author="耿正霖" w:date="2016-05-26T10:14:00Z">
        <w:r w:rsidR="00493C63">
          <w:rPr>
            <w:rFonts w:hint="eastAsia"/>
          </w:rPr>
          <w:t>线框球</w:t>
        </w:r>
      </w:ins>
      <w:r>
        <w:rPr>
          <w:rFonts w:hint="eastAsia"/>
        </w:rPr>
        <w:t>的距离差别不是太大，系统会通过圆片的颜色给予用</w:t>
      </w:r>
      <w:r>
        <w:rPr>
          <w:rFonts w:hint="eastAsia"/>
        </w:rPr>
        <w:lastRenderedPageBreak/>
        <w:t>户提示。如果相机到</w:t>
      </w:r>
      <w:del w:id="935" w:author="耿正霖" w:date="2016-05-26T10:14:00Z">
        <w:r w:rsidDel="00493C63">
          <w:rPr>
            <w:rFonts w:hint="eastAsia"/>
          </w:rPr>
          <w:delText>框线球</w:delText>
        </w:r>
      </w:del>
      <w:ins w:id="936" w:author="耿正霖" w:date="2016-05-26T10:14:00Z">
        <w:r w:rsidR="00493C63">
          <w:rPr>
            <w:rFonts w:hint="eastAsia"/>
          </w:rPr>
          <w:t>线框球</w:t>
        </w:r>
      </w:ins>
      <w:r>
        <w:rPr>
          <w:rFonts w:hint="eastAsia"/>
        </w:rPr>
        <w:t>的距离</w:t>
      </w:r>
      <w:r w:rsidRPr="00C23B0F">
        <w:rPr>
          <w:rFonts w:hint="eastAsia"/>
        </w:rPr>
        <w:t>变近</w:t>
      </w:r>
      <w:ins w:id="937" w:author="ZH" w:date="2016-05-25T22:49:00Z">
        <w:del w:id="938" w:author="耿正霖" w:date="2016-05-26T10:27:00Z">
          <w:r w:rsidR="00DA033B" w:rsidDel="00C23B0F">
            <w:rPr>
              <w:rFonts w:hint="eastAsia"/>
            </w:rPr>
            <w:delText>多</w:delText>
          </w:r>
          <w:r w:rsidR="00DA033B" w:rsidDel="00C23B0F">
            <w:delText>近？</w:delText>
          </w:r>
        </w:del>
      </w:ins>
      <w:r>
        <w:rPr>
          <w:rFonts w:hint="eastAsia"/>
        </w:rPr>
        <w:t>，圆片会逐渐变为红色</w:t>
      </w:r>
      <w:ins w:id="939" w:author="耿正霖" w:date="2016-05-26T10:27:00Z">
        <w:r w:rsidR="00C23B0F">
          <w:rPr>
            <w:rFonts w:hint="eastAsia"/>
          </w:rPr>
          <w:t>。系统实现中设定当距离小至初始距离的</w:t>
        </w:r>
        <w:r w:rsidR="00C23B0F">
          <w:rPr>
            <w:rFonts w:hint="eastAsia"/>
          </w:rPr>
          <w:t>0.8</w:t>
        </w:r>
        <w:r w:rsidR="00C23B0F">
          <w:rPr>
            <w:rFonts w:hint="eastAsia"/>
          </w:rPr>
          <w:t>倍的时候圆片完全由绿色变成红色。</w:t>
        </w:r>
      </w:ins>
      <w:r w:rsidR="00F07324">
        <w:rPr>
          <w:rFonts w:hint="eastAsia"/>
        </w:rPr>
        <w:t>如</w:t>
      </w:r>
      <w:ins w:id="940" w:author="耿正霖" w:date="2016-05-27T00:38:00Z">
        <w:r w:rsidR="00303EED">
          <w:fldChar w:fldCharType="begin"/>
        </w:r>
        <w:r w:rsidR="00303EED">
          <w:instrText xml:space="preserve"> </w:instrText>
        </w:r>
        <w:r w:rsidR="00303EED">
          <w:rPr>
            <w:rFonts w:hint="eastAsia"/>
          </w:rPr>
          <w:instrText>REF _Ref452072788 \h</w:instrText>
        </w:r>
        <w:r w:rsidR="00303EED">
          <w:instrText xml:space="preserve"> </w:instrText>
        </w:r>
      </w:ins>
      <w:r w:rsidR="00303EED">
        <w:fldChar w:fldCharType="separate"/>
      </w:r>
      <w:ins w:id="941" w:author="耿正霖" w:date="2016-05-27T00:38:00Z">
        <w:r w:rsidR="00303EED">
          <w:t>图</w:t>
        </w:r>
        <w:r w:rsidR="00303EED">
          <w:t xml:space="preserve"> </w:t>
        </w:r>
        <w:r w:rsidR="00303EED">
          <w:rPr>
            <w:noProof/>
          </w:rPr>
          <w:t>2</w:t>
        </w:r>
        <w:r w:rsidR="00303EED">
          <w:t>.</w:t>
        </w:r>
        <w:r w:rsidR="00303EED">
          <w:rPr>
            <w:noProof/>
          </w:rPr>
          <w:t>2</w:t>
        </w:r>
        <w:r w:rsidR="00303EED">
          <w:fldChar w:fldCharType="end"/>
        </w:r>
      </w:ins>
      <w:del w:id="942" w:author="耿正霖" w:date="2016-05-27T00:38:00Z">
        <w:r w:rsidR="00AB216D" w:rsidDel="00303EED">
          <w:fldChar w:fldCharType="begin"/>
        </w:r>
        <w:r w:rsidR="00AB216D" w:rsidDel="00303EED">
          <w:delInstrText xml:space="preserve"> </w:delInstrText>
        </w:r>
        <w:r w:rsidR="00AB216D" w:rsidDel="00303EED">
          <w:rPr>
            <w:rFonts w:hint="eastAsia"/>
          </w:rPr>
          <w:delInstrText>REF _Ref450596320 \h</w:delInstrText>
        </w:r>
        <w:r w:rsidR="00AB216D" w:rsidDel="00303EED">
          <w:delInstrText xml:space="preserve"> </w:delInstrText>
        </w:r>
        <w:r w:rsidR="00AB216D" w:rsidDel="00303EED">
          <w:fldChar w:fldCharType="separate"/>
        </w:r>
        <w:r w:rsidR="00AB216D" w:rsidDel="00303EED">
          <w:delText>图</w:delText>
        </w:r>
        <w:r w:rsidR="00AB216D" w:rsidDel="00303EED">
          <w:delText xml:space="preserve"> </w:delText>
        </w:r>
        <w:r w:rsidR="00AB216D" w:rsidDel="00303EED">
          <w:rPr>
            <w:noProof/>
          </w:rPr>
          <w:delText>2</w:delText>
        </w:r>
        <w:r w:rsidR="00AB216D" w:rsidDel="00303EED">
          <w:delText>.</w:delText>
        </w:r>
        <w:r w:rsidR="00AB216D" w:rsidDel="00303EED">
          <w:rPr>
            <w:noProof/>
          </w:rPr>
          <w:delText>1</w:delText>
        </w:r>
        <w:r w:rsidR="00AB216D" w:rsidDel="00303EED">
          <w:fldChar w:fldCharType="end"/>
        </w:r>
        <w:r w:rsidR="00AB216D" w:rsidDel="00303EED">
          <w:delText xml:space="preserve"> </w:delText>
        </w:r>
      </w:del>
      <w:r w:rsidR="00AB216D">
        <w:t>(e</w:t>
      </w:r>
      <w:r w:rsidR="00AB216D">
        <w:rPr>
          <w:rFonts w:hint="eastAsia"/>
        </w:rPr>
        <w:t>)</w:t>
      </w:r>
      <w:ins w:id="943" w:author="耿正霖" w:date="2016-05-26T10:28:00Z">
        <w:r w:rsidR="00FD6CCF">
          <w:rPr>
            <w:rFonts w:hint="eastAsia"/>
          </w:rPr>
          <w:t>距离过近圆片变为了红色。</w:t>
        </w:r>
      </w:ins>
    </w:p>
    <w:p w:rsidR="005251FD" w:rsidRDefault="005251FD" w:rsidP="00E17D76">
      <w:pPr>
        <w:pStyle w:val="ListParagraph"/>
        <w:numPr>
          <w:ilvl w:val="0"/>
          <w:numId w:val="11"/>
        </w:numPr>
        <w:ind w:firstLineChars="0"/>
        <w:rPr>
          <w:ins w:id="944" w:author="耿正霖" w:date="2016-05-26T22:41:00Z"/>
        </w:rPr>
      </w:pPr>
    </w:p>
    <w:p w:rsidR="00F83433" w:rsidRDefault="005251FD">
      <w:pPr>
        <w:pStyle w:val="ListParagraph"/>
        <w:numPr>
          <w:ilvl w:val="0"/>
          <w:numId w:val="11"/>
        </w:numPr>
        <w:ind w:firstLineChars="0"/>
        <w:pPrChange w:id="945" w:author="耿正霖" w:date="2016-05-26T22:41:00Z">
          <w:pPr>
            <w:pStyle w:val="ListParagraph"/>
            <w:ind w:left="420" w:firstLineChars="0" w:firstLine="0"/>
          </w:pPr>
        </w:pPrChange>
      </w:pPr>
      <w:del w:id="946" w:author="耿正霖" w:date="2016-05-26T22:40:00Z">
        <w:r w:rsidDel="005251FD">
          <w:rPr>
            <w:noProof/>
          </w:rPr>
          <w:drawing>
            <wp:anchor distT="0" distB="0" distL="114300" distR="114300" simplePos="0" relativeHeight="251670528" behindDoc="0" locked="0" layoutInCell="1" allowOverlap="1" wp14:anchorId="4AB7441F" wp14:editId="73BD4156">
              <wp:simplePos x="0" y="0"/>
              <wp:positionH relativeFrom="margin">
                <wp:align>left</wp:align>
              </wp:positionH>
              <wp:positionV relativeFrom="paragraph">
                <wp:posOffset>1060450</wp:posOffset>
              </wp:positionV>
              <wp:extent cx="5274310" cy="3484245"/>
              <wp:effectExtent l="0" t="0" r="254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484245"/>
                      </a:xfrm>
                      <a:prstGeom prst="rect">
                        <a:avLst/>
                      </a:prstGeom>
                    </pic:spPr>
                  </pic:pic>
                </a:graphicData>
              </a:graphic>
            </wp:anchor>
          </w:drawing>
        </w:r>
      </w:del>
      <w:del w:id="947" w:author="耿正霖" w:date="2016-05-26T22:41:00Z">
        <w:r w:rsidR="00E17D76" w:rsidDel="005251FD">
          <w:rPr>
            <w:noProof/>
          </w:rPr>
          <mc:AlternateContent>
            <mc:Choice Requires="wps">
              <w:drawing>
                <wp:anchor distT="0" distB="0" distL="114300" distR="114300" simplePos="0" relativeHeight="251672576" behindDoc="0" locked="0" layoutInCell="1" allowOverlap="1" wp14:anchorId="3E80658C" wp14:editId="5EC47583">
                  <wp:simplePos x="0" y="0"/>
                  <wp:positionH relativeFrom="page">
                    <wp:align>center</wp:align>
                  </wp:positionH>
                  <wp:positionV relativeFrom="paragraph">
                    <wp:posOffset>3488690</wp:posOffset>
                  </wp:positionV>
                  <wp:extent cx="5274310" cy="635"/>
                  <wp:effectExtent l="0" t="0" r="2540" b="6350"/>
                  <wp:wrapSquare wrapText="bothSides"/>
                  <wp:docPr id="19" name="Text Box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6526A" w:rsidRDefault="0046526A" w:rsidP="00DE665C">
                              <w:pPr>
                                <w:pStyle w:val="Caption"/>
                                <w:jc w:val="center"/>
                              </w:pPr>
                              <w:bookmarkStart w:id="948" w:name="_Ref450597612"/>
                              <w:bookmarkStart w:id="949" w:name="_Toc451195197"/>
                              <w:bookmarkStart w:id="950" w:name="_Toc452065170"/>
                              <w:r>
                                <w:t>图</w:t>
                              </w:r>
                              <w:r>
                                <w:t xml:space="preserve"> </w:t>
                              </w:r>
                              <w:ins w:id="951" w:author="耿正霖" w:date="2016-05-26T22:27:00Z">
                                <w:r>
                                  <w:fldChar w:fldCharType="begin"/>
                                </w:r>
                                <w:r>
                                  <w:instrText xml:space="preserve"> STYLEREF 1 \s </w:instrText>
                                </w:r>
                              </w:ins>
                              <w:r>
                                <w:fldChar w:fldCharType="separate"/>
                              </w:r>
                              <w:r>
                                <w:rPr>
                                  <w:noProof/>
                                </w:rPr>
                                <w:t>2</w:t>
                              </w:r>
                              <w:ins w:id="952"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953" w:author="耿正霖" w:date="2016-05-26T22:27:00Z">
                                <w:r>
                                  <w:rPr>
                                    <w:noProof/>
                                  </w:rPr>
                                  <w:t>2</w:t>
                                </w:r>
                                <w:r>
                                  <w:fldChar w:fldCharType="end"/>
                                </w:r>
                              </w:ins>
                              <w:del w:id="954" w:author="耿正霖" w:date="2016-05-26T15:23:00Z">
                                <w:r w:rsidDel="00010A49">
                                  <w:fldChar w:fldCharType="begin"/>
                                </w:r>
                                <w:r w:rsidDel="00010A49">
                                  <w:delInstrText xml:space="preserve"> STYLEREF 1 \s </w:delInstrText>
                                </w:r>
                                <w:r w:rsidDel="00010A49">
                                  <w:fldChar w:fldCharType="separate"/>
                                </w:r>
                                <w:r w:rsidDel="00010A49">
                                  <w:rPr>
                                    <w:noProof/>
                                  </w:rPr>
                                  <w:delText>2</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1</w:delText>
                                </w:r>
                                <w:r w:rsidDel="00010A49">
                                  <w:fldChar w:fldCharType="end"/>
                                </w:r>
                              </w:del>
                              <w:bookmarkEnd w:id="948"/>
                              <w:r>
                                <w:t xml:space="preserve"> </w:t>
                              </w:r>
                              <w:r>
                                <w:t>光场采集系统概述</w:t>
                              </w:r>
                              <w:bookmarkEnd w:id="949"/>
                              <w:bookmarkEnd w:id="950"/>
                            </w:p>
                            <w:p w:rsidR="0046526A" w:rsidRPr="00E17D76" w:rsidRDefault="0046526A" w:rsidP="00E17D7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0658C" id="Text Box 19" o:spid="_x0000_s1029" type="#_x0000_t202" style="position:absolute;left:0;text-align:left;margin-left:0;margin-top:274.7pt;width:415.3pt;height:.05pt;z-index:2516725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xYLwIAAGY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" stroked="f">
                  <v:textbox style="mso-fit-shape-to-text:t" inset="0,0,0,0">
                    <w:txbxContent>
                      <w:p w:rsidR="0046526A" w:rsidRDefault="0046526A" w:rsidP="00DE665C">
                        <w:pPr>
                          <w:pStyle w:val="Caption"/>
                          <w:jc w:val="center"/>
                        </w:pPr>
                        <w:bookmarkStart w:id="955" w:name="_Ref450597612"/>
                        <w:bookmarkStart w:id="956" w:name="_Toc451195197"/>
                        <w:bookmarkStart w:id="957" w:name="_Toc452065170"/>
                        <w:r>
                          <w:t>图</w:t>
                        </w:r>
                        <w:r>
                          <w:t xml:space="preserve"> </w:t>
                        </w:r>
                        <w:ins w:id="958" w:author="耿正霖" w:date="2016-05-26T22:27:00Z">
                          <w:r>
                            <w:fldChar w:fldCharType="begin"/>
                          </w:r>
                          <w:r>
                            <w:instrText xml:space="preserve"> STYLEREF 1 \s </w:instrText>
                          </w:r>
                        </w:ins>
                        <w:r>
                          <w:fldChar w:fldCharType="separate"/>
                        </w:r>
                        <w:r>
                          <w:rPr>
                            <w:noProof/>
                          </w:rPr>
                          <w:t>2</w:t>
                        </w:r>
                        <w:ins w:id="959"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960" w:author="耿正霖" w:date="2016-05-26T22:27:00Z">
                          <w:r>
                            <w:rPr>
                              <w:noProof/>
                            </w:rPr>
                            <w:t>2</w:t>
                          </w:r>
                          <w:r>
                            <w:fldChar w:fldCharType="end"/>
                          </w:r>
                        </w:ins>
                        <w:del w:id="961" w:author="耿正霖" w:date="2016-05-26T15:23:00Z">
                          <w:r w:rsidDel="00010A49">
                            <w:fldChar w:fldCharType="begin"/>
                          </w:r>
                          <w:r w:rsidDel="00010A49">
                            <w:delInstrText xml:space="preserve"> STYLEREF 1 \s </w:delInstrText>
                          </w:r>
                          <w:r w:rsidDel="00010A49">
                            <w:fldChar w:fldCharType="separate"/>
                          </w:r>
                          <w:r w:rsidDel="00010A49">
                            <w:rPr>
                              <w:noProof/>
                            </w:rPr>
                            <w:delText>2</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1</w:delText>
                          </w:r>
                          <w:r w:rsidDel="00010A49">
                            <w:fldChar w:fldCharType="end"/>
                          </w:r>
                        </w:del>
                        <w:bookmarkEnd w:id="955"/>
                        <w:r>
                          <w:t xml:space="preserve"> </w:t>
                        </w:r>
                        <w:r>
                          <w:t>光场采集系统概述</w:t>
                        </w:r>
                        <w:bookmarkEnd w:id="956"/>
                        <w:bookmarkEnd w:id="957"/>
                      </w:p>
                      <w:p w:rsidR="0046526A" w:rsidRPr="00E17D76" w:rsidRDefault="0046526A" w:rsidP="00E17D76"/>
                    </w:txbxContent>
                  </v:textbox>
                  <w10:wrap type="square" anchorx="page"/>
                </v:shape>
              </w:pict>
            </mc:Fallback>
          </mc:AlternateContent>
        </w:r>
      </w:del>
      <w:r w:rsidR="007F2D03">
        <w:rPr>
          <w:rFonts w:hint="eastAsia"/>
        </w:rPr>
        <w:t>如果相机到</w:t>
      </w:r>
      <w:del w:id="962" w:author="耿正霖" w:date="2016-05-26T10:14:00Z">
        <w:r w:rsidR="007F2D03" w:rsidDel="00493C63">
          <w:rPr>
            <w:rFonts w:hint="eastAsia"/>
          </w:rPr>
          <w:delText>框线球</w:delText>
        </w:r>
      </w:del>
      <w:ins w:id="963" w:author="耿正霖" w:date="2016-05-26T10:14:00Z">
        <w:r w:rsidR="00493C63">
          <w:rPr>
            <w:rFonts w:hint="eastAsia"/>
          </w:rPr>
          <w:t>线框球</w:t>
        </w:r>
      </w:ins>
      <w:r w:rsidR="007F2D03">
        <w:rPr>
          <w:rFonts w:hint="eastAsia"/>
        </w:rPr>
        <w:t>的距离</w:t>
      </w:r>
      <w:r w:rsidR="007F2D03" w:rsidRPr="00FD6CCF">
        <w:rPr>
          <w:rFonts w:hint="eastAsia"/>
        </w:rPr>
        <w:t>变远</w:t>
      </w:r>
      <w:del w:id="964" w:author="耿正霖" w:date="2016-05-26T10:29:00Z">
        <w:r w:rsidR="00F07324" w:rsidDel="00FD6CCF">
          <w:rPr>
            <w:rFonts w:hint="eastAsia"/>
          </w:rPr>
          <w:delText>如</w:delText>
        </w:r>
        <w:r w:rsidR="00AB216D" w:rsidDel="00FD6CCF">
          <w:fldChar w:fldCharType="begin"/>
        </w:r>
        <w:r w:rsidR="00AB216D" w:rsidDel="00FD6CCF">
          <w:delInstrText xml:space="preserve"> </w:delInstrText>
        </w:r>
        <w:r w:rsidR="00AB216D" w:rsidDel="00FD6CCF">
          <w:rPr>
            <w:rFonts w:hint="eastAsia"/>
          </w:rPr>
          <w:delInstrText>REF _Ref450596320 \h</w:delInstrText>
        </w:r>
        <w:r w:rsidR="00AB216D" w:rsidDel="00FD6CCF">
          <w:delInstrText xml:space="preserve"> </w:delInstrText>
        </w:r>
        <w:r w:rsidR="00AB216D" w:rsidDel="00FD6CCF">
          <w:fldChar w:fldCharType="separate"/>
        </w:r>
        <w:r w:rsidR="00AB216D" w:rsidDel="00FD6CCF">
          <w:delText>图</w:delText>
        </w:r>
        <w:r w:rsidR="00AB216D" w:rsidDel="00FD6CCF">
          <w:delText xml:space="preserve"> </w:delText>
        </w:r>
        <w:r w:rsidR="00AB216D" w:rsidDel="00FD6CCF">
          <w:rPr>
            <w:noProof/>
          </w:rPr>
          <w:delText>2</w:delText>
        </w:r>
        <w:r w:rsidR="00AB216D" w:rsidDel="00FD6CCF">
          <w:delText>.</w:delText>
        </w:r>
        <w:r w:rsidR="00AB216D" w:rsidDel="00FD6CCF">
          <w:rPr>
            <w:noProof/>
          </w:rPr>
          <w:delText>1</w:delText>
        </w:r>
        <w:r w:rsidR="00AB216D" w:rsidDel="00FD6CCF">
          <w:fldChar w:fldCharType="end"/>
        </w:r>
        <w:r w:rsidR="00AB216D" w:rsidDel="00FD6CCF">
          <w:delText xml:space="preserve"> (f</w:delText>
        </w:r>
        <w:r w:rsidR="00AB216D" w:rsidDel="00FD6CCF">
          <w:rPr>
            <w:rFonts w:hint="eastAsia"/>
          </w:rPr>
          <w:delText>)</w:delText>
        </w:r>
      </w:del>
      <w:r w:rsidR="007F2D03">
        <w:rPr>
          <w:rFonts w:hint="eastAsia"/>
        </w:rPr>
        <w:t>，圆片会逐渐变为蓝色。</w:t>
      </w:r>
      <w:ins w:id="965" w:author="耿正霖" w:date="2016-05-26T10:29:00Z">
        <w:r w:rsidR="00FD6CCF">
          <w:rPr>
            <w:rFonts w:hint="eastAsia"/>
          </w:rPr>
          <w:t>系统实现中设定当距离小至初始距离的</w:t>
        </w:r>
        <w:r w:rsidR="00FD6CCF">
          <w:rPr>
            <w:rFonts w:hint="eastAsia"/>
          </w:rPr>
          <w:t>1.2</w:t>
        </w:r>
        <w:r w:rsidR="00FD6CCF">
          <w:rPr>
            <w:rFonts w:hint="eastAsia"/>
          </w:rPr>
          <w:t>倍的时候圆片完全由绿色变成蓝色。如</w:t>
        </w:r>
      </w:ins>
      <w:ins w:id="966" w:author="耿正霖" w:date="2016-05-27T00:38:00Z">
        <w:r w:rsidR="00303EED">
          <w:fldChar w:fldCharType="begin"/>
        </w:r>
        <w:r w:rsidR="00303EED">
          <w:instrText xml:space="preserve"> </w:instrText>
        </w:r>
        <w:r w:rsidR="00303EED">
          <w:rPr>
            <w:rFonts w:hint="eastAsia"/>
          </w:rPr>
          <w:instrText>REF _Ref452072788 \h</w:instrText>
        </w:r>
        <w:r w:rsidR="00303EED">
          <w:instrText xml:space="preserve"> </w:instrText>
        </w:r>
      </w:ins>
      <w:r w:rsidR="00303EED">
        <w:fldChar w:fldCharType="separate"/>
      </w:r>
      <w:ins w:id="967" w:author="耿正霖" w:date="2016-05-27T00:38:00Z">
        <w:r w:rsidR="00303EED">
          <w:t>图</w:t>
        </w:r>
        <w:r w:rsidR="00303EED">
          <w:t xml:space="preserve"> </w:t>
        </w:r>
        <w:r w:rsidR="00303EED">
          <w:rPr>
            <w:noProof/>
          </w:rPr>
          <w:t>2</w:t>
        </w:r>
        <w:r w:rsidR="00303EED">
          <w:t>.</w:t>
        </w:r>
        <w:r w:rsidR="00303EED">
          <w:rPr>
            <w:noProof/>
          </w:rPr>
          <w:t>2</w:t>
        </w:r>
        <w:r w:rsidR="00303EED">
          <w:fldChar w:fldCharType="end"/>
        </w:r>
      </w:ins>
      <w:ins w:id="968" w:author="耿正霖" w:date="2016-05-26T10:29:00Z">
        <w:r w:rsidR="00FD6CCF">
          <w:t>(f</w:t>
        </w:r>
        <w:r w:rsidR="00FD6CCF">
          <w:rPr>
            <w:rFonts w:hint="eastAsia"/>
          </w:rPr>
          <w:t>)</w:t>
        </w:r>
        <w:r w:rsidR="00FD6CCF">
          <w:rPr>
            <w:rFonts w:hint="eastAsia"/>
          </w:rPr>
          <w:t>。</w:t>
        </w:r>
      </w:ins>
      <w:r w:rsidR="007F2D03">
        <w:rPr>
          <w:rFonts w:hint="eastAsia"/>
        </w:rPr>
        <w:t>如果相机到</w:t>
      </w:r>
      <w:del w:id="969" w:author="耿正霖" w:date="2016-05-26T10:14:00Z">
        <w:r w:rsidR="007F2D03" w:rsidDel="00493C63">
          <w:rPr>
            <w:rFonts w:hint="eastAsia"/>
          </w:rPr>
          <w:delText>框线球</w:delText>
        </w:r>
      </w:del>
      <w:ins w:id="970" w:author="耿正霖" w:date="2016-05-26T10:14:00Z">
        <w:r w:rsidR="00493C63">
          <w:rPr>
            <w:rFonts w:hint="eastAsia"/>
          </w:rPr>
          <w:t>线框球</w:t>
        </w:r>
      </w:ins>
      <w:r w:rsidR="007F2D03">
        <w:rPr>
          <w:rFonts w:hint="eastAsia"/>
        </w:rPr>
        <w:t>的距离</w:t>
      </w:r>
      <w:r w:rsidR="007F2D03" w:rsidRPr="00FD6CCF">
        <w:rPr>
          <w:rFonts w:hint="eastAsia"/>
        </w:rPr>
        <w:t>过近</w:t>
      </w:r>
      <w:ins w:id="971" w:author="耿正霖" w:date="2016-05-26T10:29:00Z">
        <w:r w:rsidR="00FD6CCF">
          <w:rPr>
            <w:rFonts w:hint="eastAsia"/>
          </w:rPr>
          <w:t>（</w:t>
        </w:r>
        <w:r w:rsidR="00FD6CCF">
          <w:rPr>
            <w:rFonts w:hint="eastAsia"/>
          </w:rPr>
          <w:t>0.8</w:t>
        </w:r>
      </w:ins>
      <w:ins w:id="972" w:author="耿正霖" w:date="2016-05-26T10:30:00Z">
        <w:r w:rsidR="00FD6CCF">
          <w:rPr>
            <w:rFonts w:hint="eastAsia"/>
          </w:rPr>
          <w:t>倍初始距离</w:t>
        </w:r>
      </w:ins>
      <w:ins w:id="973" w:author="耿正霖" w:date="2016-05-26T10:29:00Z">
        <w:r w:rsidR="00FD6CCF">
          <w:rPr>
            <w:rFonts w:hint="eastAsia"/>
          </w:rPr>
          <w:t>）</w:t>
        </w:r>
      </w:ins>
      <w:r w:rsidR="007F2D03" w:rsidRPr="00FD6CCF">
        <w:rPr>
          <w:rFonts w:hint="eastAsia"/>
        </w:rPr>
        <w:t>或是过远</w:t>
      </w:r>
      <w:ins w:id="974" w:author="耿正霖" w:date="2016-05-26T10:30:00Z">
        <w:r w:rsidR="00FD6CCF">
          <w:rPr>
            <w:rFonts w:hint="eastAsia"/>
          </w:rPr>
          <w:t>（</w:t>
        </w:r>
        <w:r w:rsidR="00FD6CCF">
          <w:rPr>
            <w:rFonts w:hint="eastAsia"/>
          </w:rPr>
          <w:t>1.2</w:t>
        </w:r>
        <w:r w:rsidR="00FD6CCF">
          <w:rPr>
            <w:rFonts w:hint="eastAsia"/>
          </w:rPr>
          <w:t>倍初始距离）</w:t>
        </w:r>
      </w:ins>
      <w:r w:rsidR="007F2D03">
        <w:rPr>
          <w:rFonts w:hint="eastAsia"/>
        </w:rPr>
        <w:t>，则会停止采集过程。</w:t>
      </w:r>
      <w:ins w:id="975" w:author="ZH" w:date="2016-05-25T22:50:00Z">
        <w:del w:id="976" w:author="耿正霖" w:date="2016-05-26T10:30:00Z">
          <w:r w:rsidR="006321D4" w:rsidDel="00FD6CCF">
            <w:rPr>
              <w:rFonts w:hint="eastAsia"/>
            </w:rPr>
            <w:delText>描述</w:delText>
          </w:r>
          <w:r w:rsidR="006321D4" w:rsidDel="00FD6CCF">
            <w:delText>要具体</w:delText>
          </w:r>
          <w:r w:rsidR="006321D4" w:rsidDel="00FD6CCF">
            <w:rPr>
              <w:rFonts w:hint="eastAsia"/>
            </w:rPr>
            <w:delText>定量</w:delText>
          </w:r>
        </w:del>
      </w:ins>
    </w:p>
    <w:p w:rsidR="00151332" w:rsidRPr="00151332" w:rsidRDefault="007F2D03" w:rsidP="0057662F">
      <w:pPr>
        <w:pStyle w:val="Heading2"/>
      </w:pPr>
      <w:bookmarkStart w:id="977" w:name="_Toc451194201"/>
      <w:bookmarkStart w:id="978" w:name="_Toc451194283"/>
      <w:bookmarkStart w:id="979" w:name="_Toc451194528"/>
      <w:bookmarkStart w:id="980" w:name="_Toc452072045"/>
      <w:r>
        <w:rPr>
          <w:rFonts w:hint="eastAsia"/>
        </w:rPr>
        <w:t>光场渲染</w:t>
      </w:r>
      <w:bookmarkEnd w:id="977"/>
      <w:bookmarkEnd w:id="978"/>
      <w:bookmarkEnd w:id="979"/>
      <w:bookmarkEnd w:id="980"/>
    </w:p>
    <w:p w:rsidR="007F2D03" w:rsidRDefault="007F2D03" w:rsidP="007F2D03">
      <w:r>
        <w:rPr>
          <w:rFonts w:hint="eastAsia"/>
        </w:rPr>
        <w:t>在光场采集的任意时刻，用户都可以点击界面上的按钮查看已采集的光场。用户可以通过与屏幕的交互，连续地改变光场</w:t>
      </w:r>
      <w:del w:id="981" w:author="ZH" w:date="2016-05-25T22:51:00Z">
        <w:r w:rsidDel="00CD312B">
          <w:rPr>
            <w:rFonts w:hint="eastAsia"/>
          </w:rPr>
          <w:delText>查看</w:delText>
        </w:r>
      </w:del>
      <w:ins w:id="982" w:author="ZH" w:date="2016-05-25T22:51:00Z">
        <w:r w:rsidR="00CD312B">
          <w:rPr>
            <w:rFonts w:hint="eastAsia"/>
          </w:rPr>
          <w:t>观察</w:t>
        </w:r>
      </w:ins>
      <w:r>
        <w:rPr>
          <w:rFonts w:hint="eastAsia"/>
        </w:rPr>
        <w:t>的视角。</w:t>
      </w:r>
      <w:ins w:id="983" w:author="耿正霖" w:date="2016-05-27T00:38:00Z">
        <w:r w:rsidR="00303EED">
          <w:fldChar w:fldCharType="begin"/>
        </w:r>
        <w:r w:rsidR="00303EED">
          <w:instrText xml:space="preserve"> </w:instrText>
        </w:r>
        <w:r w:rsidR="00303EED">
          <w:rPr>
            <w:rFonts w:hint="eastAsia"/>
          </w:rPr>
          <w:instrText>REF _Ref452072859 \h</w:instrText>
        </w:r>
        <w:r w:rsidR="00303EED">
          <w:instrText xml:space="preserve"> </w:instrText>
        </w:r>
      </w:ins>
      <w:r w:rsidR="00303EED">
        <w:fldChar w:fldCharType="separate"/>
      </w:r>
      <w:ins w:id="984" w:author="耿正霖" w:date="2016-05-27T00:38:00Z">
        <w:r w:rsidR="00303EED">
          <w:t>图</w:t>
        </w:r>
        <w:r w:rsidR="00303EED">
          <w:t xml:space="preserve"> </w:t>
        </w:r>
        <w:r w:rsidR="00303EED">
          <w:rPr>
            <w:noProof/>
          </w:rPr>
          <w:t>2</w:t>
        </w:r>
        <w:r w:rsidR="00303EED">
          <w:t>.</w:t>
        </w:r>
        <w:r w:rsidR="00303EED">
          <w:rPr>
            <w:noProof/>
          </w:rPr>
          <w:t>3</w:t>
        </w:r>
        <w:r w:rsidR="00303EED">
          <w:fldChar w:fldCharType="end"/>
        </w:r>
      </w:ins>
      <w:ins w:id="985" w:author="耿正霖" w:date="2016-05-26T10:31:00Z">
        <w:r w:rsidR="00FD6CCF">
          <w:rPr>
            <w:rFonts w:hint="eastAsia"/>
          </w:rPr>
          <w:t>中</w:t>
        </w:r>
      </w:ins>
      <w:ins w:id="986" w:author="耿正霖" w:date="2016-05-26T10:32:00Z">
        <w:r w:rsidR="00FD6CCF">
          <w:rPr>
            <w:rFonts w:hint="eastAsia"/>
          </w:rPr>
          <w:t>白色的球表示框线球，三色坐标轴表示的是</w:t>
        </w:r>
      </w:ins>
      <w:ins w:id="987" w:author="耿正霖" w:date="2016-05-26T10:33:00Z">
        <w:r w:rsidR="00FD6CCF">
          <w:rPr>
            <w:rFonts w:hint="eastAsia"/>
          </w:rPr>
          <w:t>观察</w:t>
        </w:r>
      </w:ins>
      <w:ins w:id="988" w:author="耿正霖" w:date="2016-05-26T10:32:00Z">
        <w:r w:rsidR="00FD6CCF">
          <w:rPr>
            <w:rFonts w:hint="eastAsia"/>
          </w:rPr>
          <w:t>相机的位置</w:t>
        </w:r>
      </w:ins>
      <w:ins w:id="989" w:author="耿正霖" w:date="2016-05-26T10:33:00Z">
        <w:r w:rsidR="00FD6CCF">
          <w:rPr>
            <w:rFonts w:hint="eastAsia"/>
          </w:rPr>
          <w:t>，三角网格表示的是成像平面。</w:t>
        </w:r>
      </w:ins>
      <w:r>
        <w:rPr>
          <w:rFonts w:hint="eastAsia"/>
        </w:rPr>
        <w:t>本系统实现了三种交互的方式</w:t>
      </w:r>
      <w:r w:rsidR="00C77B81">
        <w:rPr>
          <w:rFonts w:hint="eastAsia"/>
        </w:rPr>
        <w:t>：</w:t>
      </w:r>
      <w:ins w:id="990" w:author="ZH" w:date="2016-05-25T22:53:00Z">
        <w:del w:id="991" w:author="耿正霖" w:date="2016-05-26T10:31:00Z">
          <w:r w:rsidR="002E235B" w:rsidDel="00FD6CCF">
            <w:rPr>
              <w:rFonts w:hint="eastAsia"/>
            </w:rPr>
            <w:delText>介绍</w:delText>
          </w:r>
          <w:r w:rsidR="002E235B" w:rsidDel="00FD6CCF">
            <w:delText>一下</w:delText>
          </w:r>
          <w:r w:rsidR="002E235B" w:rsidDel="00FD6CCF">
            <w:rPr>
              <w:rFonts w:hint="eastAsia"/>
            </w:rPr>
            <w:delText>图中除了</w:delText>
          </w:r>
          <w:r w:rsidR="002E235B" w:rsidDel="00FD6CCF">
            <w:delText>球外其他都</w:delText>
          </w:r>
          <w:r w:rsidR="002E235B" w:rsidDel="00FD6CCF">
            <w:rPr>
              <w:rFonts w:hint="eastAsia"/>
            </w:rPr>
            <w:delText>是</w:delText>
          </w:r>
          <w:r w:rsidR="002E235B" w:rsidDel="00FD6CCF">
            <w:delText>什么</w:delText>
          </w:r>
        </w:del>
      </w:ins>
    </w:p>
    <w:p w:rsidR="00C77B81" w:rsidDel="00FD6CCF" w:rsidRDefault="00C77B81">
      <w:pPr>
        <w:pStyle w:val="ListParagraph"/>
        <w:numPr>
          <w:ilvl w:val="0"/>
          <w:numId w:val="12"/>
        </w:numPr>
        <w:ind w:firstLineChars="0"/>
        <w:rPr>
          <w:del w:id="992" w:author="耿正霖" w:date="2016-05-26T10:36:00Z"/>
        </w:rPr>
        <w:pPrChange w:id="993" w:author="耿正霖" w:date="2016-05-26T10:36:00Z">
          <w:pPr/>
        </w:pPrChange>
      </w:pPr>
      <w:r>
        <w:rPr>
          <w:rFonts w:hint="eastAsia"/>
        </w:rPr>
        <w:t>使用一根手指滑动屏幕，用户可以在保持视点到</w:t>
      </w:r>
      <w:del w:id="994" w:author="耿正霖" w:date="2016-05-26T10:14:00Z">
        <w:r w:rsidDel="00493C63">
          <w:rPr>
            <w:rFonts w:hint="eastAsia"/>
          </w:rPr>
          <w:delText>框线球</w:delText>
        </w:r>
      </w:del>
      <w:ins w:id="995" w:author="耿正霖" w:date="2016-05-26T10:14:00Z">
        <w:r w:rsidR="00493C63">
          <w:rPr>
            <w:rFonts w:hint="eastAsia"/>
          </w:rPr>
          <w:t>线框球</w:t>
        </w:r>
      </w:ins>
      <w:r>
        <w:rPr>
          <w:rFonts w:hint="eastAsia"/>
        </w:rPr>
        <w:t>球心距离不变的情况下改变视角的位置，也就是说用户可以左右上下地改变观测位置来观测场景。</w:t>
      </w:r>
      <w:r w:rsidR="00F47354">
        <w:rPr>
          <w:rFonts w:hint="eastAsia"/>
        </w:rPr>
        <w:t>如</w:t>
      </w:r>
      <w:ins w:id="996" w:author="耿正霖" w:date="2016-05-27T00:39:00Z">
        <w:r w:rsidR="00303EED">
          <w:fldChar w:fldCharType="begin"/>
        </w:r>
        <w:r w:rsidR="00303EED">
          <w:instrText xml:space="preserve"> </w:instrText>
        </w:r>
        <w:r w:rsidR="00303EED">
          <w:rPr>
            <w:rFonts w:hint="eastAsia"/>
          </w:rPr>
          <w:instrText>REF _Ref452072859 \h</w:instrText>
        </w:r>
        <w:r w:rsidR="00303EED">
          <w:instrText xml:space="preserve"> </w:instrText>
        </w:r>
      </w:ins>
      <w:r w:rsidR="00303EED">
        <w:fldChar w:fldCharType="separate"/>
      </w:r>
      <w:ins w:id="997" w:author="耿正霖" w:date="2016-05-27T00:39:00Z">
        <w:r w:rsidR="00303EED">
          <w:t>图</w:t>
        </w:r>
        <w:r w:rsidR="00303EED">
          <w:t xml:space="preserve"> </w:t>
        </w:r>
        <w:r w:rsidR="00303EED">
          <w:rPr>
            <w:noProof/>
          </w:rPr>
          <w:t>2</w:t>
        </w:r>
        <w:r w:rsidR="00303EED">
          <w:t>.</w:t>
        </w:r>
        <w:r w:rsidR="00303EED">
          <w:rPr>
            <w:noProof/>
          </w:rPr>
          <w:t>3</w:t>
        </w:r>
        <w:r w:rsidR="00303EED">
          <w:fldChar w:fldCharType="end"/>
        </w:r>
      </w:ins>
      <w:del w:id="998" w:author="耿正霖" w:date="2016-05-27T00:38:00Z">
        <w:r w:rsidR="00F47354" w:rsidDel="00303EED">
          <w:fldChar w:fldCharType="begin"/>
        </w:r>
        <w:r w:rsidR="00F47354" w:rsidDel="00303EED">
          <w:delInstrText xml:space="preserve"> </w:delInstrText>
        </w:r>
        <w:r w:rsidR="00F47354" w:rsidDel="00303EED">
          <w:rPr>
            <w:rFonts w:hint="eastAsia"/>
          </w:rPr>
          <w:delInstrText>REF _Ref450597931 \h</w:delInstrText>
        </w:r>
        <w:r w:rsidR="00F47354" w:rsidDel="00303EED">
          <w:delInstrText xml:space="preserve"> </w:delInstrText>
        </w:r>
        <w:r w:rsidR="00F47354" w:rsidDel="00303EED">
          <w:fldChar w:fldCharType="separate"/>
        </w:r>
        <w:r w:rsidR="00F47354" w:rsidDel="00303EED">
          <w:delText>图</w:delText>
        </w:r>
        <w:r w:rsidR="00F47354" w:rsidDel="00303EED">
          <w:delText xml:space="preserve"> </w:delText>
        </w:r>
        <w:r w:rsidR="00F47354" w:rsidDel="00303EED">
          <w:rPr>
            <w:noProof/>
          </w:rPr>
          <w:delText>2</w:delText>
        </w:r>
        <w:r w:rsidR="00F47354" w:rsidDel="00303EED">
          <w:delText>.</w:delText>
        </w:r>
        <w:r w:rsidR="00F47354" w:rsidDel="00303EED">
          <w:rPr>
            <w:noProof/>
          </w:rPr>
          <w:delText>2</w:delText>
        </w:r>
        <w:r w:rsidR="00F47354" w:rsidDel="00303EED">
          <w:fldChar w:fldCharType="end"/>
        </w:r>
        <w:r w:rsidR="00F47354" w:rsidDel="00303EED">
          <w:delText xml:space="preserve"> </w:delText>
        </w:r>
      </w:del>
      <w:r w:rsidR="00F47354">
        <w:rPr>
          <w:rFonts w:hint="eastAsia"/>
        </w:rPr>
        <w:t>(</w:t>
      </w:r>
      <w:r w:rsidR="00F47354">
        <w:t>a</w:t>
      </w:r>
      <w:proofErr w:type="gramStart"/>
      <w:r w:rsidR="00F47354">
        <w:t>)</w:t>
      </w:r>
      <w:ins w:id="999" w:author="耿正霖" w:date="2016-05-26T10:33:00Z">
        <w:r w:rsidR="00FD6CCF">
          <w:rPr>
            <w:rFonts w:hint="eastAsia"/>
          </w:rPr>
          <w:t>，</w:t>
        </w:r>
        <w:proofErr w:type="gramEnd"/>
        <w:r w:rsidR="00FD6CCF">
          <w:rPr>
            <w:rFonts w:hint="eastAsia"/>
          </w:rPr>
          <w:t>相机由</w:t>
        </w:r>
      </w:ins>
      <w:ins w:id="1000" w:author="耿正霖" w:date="2016-05-26T10:34:00Z">
        <w:r w:rsidR="00FD6CCF">
          <w:rPr>
            <w:rFonts w:hint="eastAsia"/>
          </w:rPr>
          <w:t>左边转到右边。</w:t>
        </w:r>
      </w:ins>
      <w:del w:id="1001" w:author="耿正霖" w:date="2016-05-26T10:33:00Z">
        <w:r w:rsidR="00F47354" w:rsidDel="00FD6CCF">
          <w:rPr>
            <w:rFonts w:hint="eastAsia"/>
          </w:rPr>
          <w:delText>。</w:delText>
        </w:r>
      </w:del>
    </w:p>
    <w:p w:rsidR="00FD6CCF" w:rsidRDefault="00FD6CCF" w:rsidP="00C77B81">
      <w:pPr>
        <w:pStyle w:val="ListParagraph"/>
        <w:numPr>
          <w:ilvl w:val="0"/>
          <w:numId w:val="12"/>
        </w:numPr>
        <w:ind w:firstLineChars="0"/>
        <w:rPr>
          <w:ins w:id="1002" w:author="耿正霖" w:date="2016-05-26T10:36:00Z"/>
        </w:rPr>
      </w:pPr>
    </w:p>
    <w:p w:rsidR="00FD6CCF" w:rsidRDefault="00C77B81">
      <w:pPr>
        <w:pStyle w:val="ListParagraph"/>
        <w:numPr>
          <w:ilvl w:val="0"/>
          <w:numId w:val="12"/>
        </w:numPr>
        <w:ind w:firstLineChars="0"/>
        <w:rPr>
          <w:ins w:id="1003" w:author="耿正霖" w:date="2016-05-26T10:36:00Z"/>
        </w:rPr>
        <w:pPrChange w:id="1004" w:author="耿正霖" w:date="2016-05-26T10:36:00Z">
          <w:pPr/>
        </w:pPrChange>
      </w:pPr>
      <w:r>
        <w:rPr>
          <w:rFonts w:hint="eastAsia"/>
        </w:rPr>
        <w:t>使用两根手指滑动屏幕，用户可以改变当前视角到球心的距离，也就是说用户可以前后运动改变观测位置来观测场景。</w:t>
      </w:r>
      <w:r w:rsidR="00F47354">
        <w:rPr>
          <w:rFonts w:hint="eastAsia"/>
        </w:rPr>
        <w:t>如</w:t>
      </w:r>
      <w:ins w:id="1005" w:author="耿正霖" w:date="2016-05-27T00:39:00Z">
        <w:r w:rsidR="00303EED">
          <w:fldChar w:fldCharType="begin"/>
        </w:r>
        <w:r w:rsidR="00303EED">
          <w:instrText xml:space="preserve"> </w:instrText>
        </w:r>
        <w:r w:rsidR="00303EED">
          <w:rPr>
            <w:rFonts w:hint="eastAsia"/>
          </w:rPr>
          <w:instrText>REF _Ref452072859 \h</w:instrText>
        </w:r>
        <w:r w:rsidR="00303EED">
          <w:instrText xml:space="preserve"> </w:instrText>
        </w:r>
      </w:ins>
      <w:r w:rsidR="00303EED">
        <w:fldChar w:fldCharType="separate"/>
      </w:r>
      <w:ins w:id="1006" w:author="耿正霖" w:date="2016-05-27T00:39:00Z">
        <w:r w:rsidR="00303EED">
          <w:t>图</w:t>
        </w:r>
        <w:r w:rsidR="00303EED">
          <w:t xml:space="preserve"> </w:t>
        </w:r>
        <w:r w:rsidR="00303EED">
          <w:rPr>
            <w:noProof/>
          </w:rPr>
          <w:t>2</w:t>
        </w:r>
        <w:r w:rsidR="00303EED">
          <w:t>.</w:t>
        </w:r>
        <w:r w:rsidR="00303EED">
          <w:rPr>
            <w:noProof/>
          </w:rPr>
          <w:t>3</w:t>
        </w:r>
        <w:r w:rsidR="00303EED">
          <w:fldChar w:fldCharType="end"/>
        </w:r>
      </w:ins>
      <w:del w:id="1007" w:author="耿正霖" w:date="2016-05-27T00:39:00Z">
        <w:r w:rsidR="00F47354" w:rsidDel="00303EED">
          <w:fldChar w:fldCharType="begin"/>
        </w:r>
        <w:r w:rsidR="00F47354" w:rsidDel="00303EED">
          <w:delInstrText xml:space="preserve"> </w:delInstrText>
        </w:r>
        <w:r w:rsidR="00F47354" w:rsidDel="00303EED">
          <w:rPr>
            <w:rFonts w:hint="eastAsia"/>
          </w:rPr>
          <w:delInstrText>REF _Ref450597931 \h</w:delInstrText>
        </w:r>
        <w:r w:rsidR="00F47354" w:rsidDel="00303EED">
          <w:delInstrText xml:space="preserve"> </w:delInstrText>
        </w:r>
        <w:r w:rsidR="00F47354" w:rsidDel="00303EED">
          <w:fldChar w:fldCharType="separate"/>
        </w:r>
        <w:r w:rsidR="00F47354" w:rsidDel="00303EED">
          <w:delText>图</w:delText>
        </w:r>
        <w:r w:rsidR="00F47354" w:rsidDel="00303EED">
          <w:delText xml:space="preserve"> </w:delText>
        </w:r>
        <w:r w:rsidR="00F47354" w:rsidDel="00303EED">
          <w:rPr>
            <w:noProof/>
          </w:rPr>
          <w:delText>2</w:delText>
        </w:r>
        <w:r w:rsidR="00F47354" w:rsidDel="00303EED">
          <w:delText>.</w:delText>
        </w:r>
        <w:r w:rsidR="00F47354" w:rsidDel="00303EED">
          <w:rPr>
            <w:noProof/>
          </w:rPr>
          <w:delText>2</w:delText>
        </w:r>
        <w:r w:rsidR="00F47354" w:rsidDel="00303EED">
          <w:fldChar w:fldCharType="end"/>
        </w:r>
        <w:r w:rsidR="00F47354" w:rsidDel="00303EED">
          <w:delText xml:space="preserve"> </w:delText>
        </w:r>
      </w:del>
      <w:r w:rsidR="00F47354">
        <w:rPr>
          <w:rFonts w:hint="eastAsia"/>
        </w:rPr>
        <w:t>(</w:t>
      </w:r>
      <w:r w:rsidR="00F47354">
        <w:t>b</w:t>
      </w:r>
      <w:proofErr w:type="gramStart"/>
      <w:r w:rsidR="00F47354">
        <w:t>)</w:t>
      </w:r>
      <w:ins w:id="1008" w:author="耿正霖" w:date="2016-05-26T10:34:00Z">
        <w:r w:rsidR="00FD6CCF">
          <w:rPr>
            <w:rFonts w:hint="eastAsia"/>
          </w:rPr>
          <w:t>，</w:t>
        </w:r>
        <w:proofErr w:type="gramEnd"/>
        <w:r w:rsidR="00FD6CCF">
          <w:rPr>
            <w:rFonts w:hint="eastAsia"/>
          </w:rPr>
          <w:t>相机距离线框球由近至远。</w:t>
        </w:r>
      </w:ins>
    </w:p>
    <w:p w:rsidR="00C77B81" w:rsidDel="00FD6CCF" w:rsidRDefault="005251FD" w:rsidP="00FD6CCF">
      <w:pPr>
        <w:pStyle w:val="ListParagraph"/>
        <w:numPr>
          <w:ilvl w:val="0"/>
          <w:numId w:val="12"/>
        </w:numPr>
        <w:ind w:firstLineChars="0"/>
        <w:rPr>
          <w:del w:id="1009" w:author="耿正霖" w:date="2016-05-26T10:35:00Z"/>
        </w:rPr>
      </w:pPr>
      <w:del w:id="1010" w:author="耿正霖" w:date="2016-05-26T22:42:00Z">
        <w:r w:rsidDel="005251FD">
          <w:rPr>
            <w:noProof/>
          </w:rPr>
          <w:drawing>
            <wp:anchor distT="0" distB="0" distL="114300" distR="114300" simplePos="0" relativeHeight="251669504" behindDoc="0" locked="0" layoutInCell="1" allowOverlap="1" wp14:anchorId="31DD11A2" wp14:editId="08FA550A">
              <wp:simplePos x="0" y="0"/>
              <wp:positionH relativeFrom="page">
                <wp:align>center</wp:align>
              </wp:positionH>
              <wp:positionV relativeFrom="paragraph">
                <wp:posOffset>0</wp:posOffset>
              </wp:positionV>
              <wp:extent cx="5267960" cy="3048000"/>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7960" cy="3048000"/>
                      </a:xfrm>
                      <a:prstGeom prst="rect">
                        <a:avLst/>
                      </a:prstGeom>
                    </pic:spPr>
                  </pic:pic>
                </a:graphicData>
              </a:graphic>
            </wp:anchor>
          </w:drawing>
        </w:r>
        <w:r w:rsidDel="005251FD">
          <w:rPr>
            <w:noProof/>
          </w:rPr>
          <mc:AlternateContent>
            <mc:Choice Requires="wps">
              <w:drawing>
                <wp:anchor distT="0" distB="0" distL="114300" distR="114300" simplePos="0" relativeHeight="251674624" behindDoc="0" locked="0" layoutInCell="1" allowOverlap="1" wp14:anchorId="069D044D" wp14:editId="50BAC321">
                  <wp:simplePos x="0" y="0"/>
                  <wp:positionH relativeFrom="margin">
                    <wp:posOffset>118110</wp:posOffset>
                  </wp:positionH>
                  <wp:positionV relativeFrom="paragraph">
                    <wp:posOffset>0</wp:posOffset>
                  </wp:positionV>
                  <wp:extent cx="5267960" cy="419100"/>
                  <wp:effectExtent l="0" t="0" r="8890" b="0"/>
                  <wp:wrapTopAndBottom/>
                  <wp:docPr id="20" name="Text Box 20"/>
                  <wp:cNvGraphicFramePr/>
                  <a:graphic xmlns:a="http://schemas.openxmlformats.org/drawingml/2006/main">
                    <a:graphicData uri="http://schemas.microsoft.com/office/word/2010/wordprocessingShape">
                      <wps:wsp>
                        <wps:cNvSpPr txBox="1"/>
                        <wps:spPr>
                          <a:xfrm>
                            <a:off x="0" y="0"/>
                            <a:ext cx="5267960" cy="419100"/>
                          </a:xfrm>
                          <a:prstGeom prst="rect">
                            <a:avLst/>
                          </a:prstGeom>
                          <a:solidFill>
                            <a:prstClr val="white"/>
                          </a:solidFill>
                          <a:ln>
                            <a:noFill/>
                          </a:ln>
                        </wps:spPr>
                        <wps:txbx>
                          <w:txbxContent>
                            <w:p w:rsidR="0046526A" w:rsidRDefault="0046526A" w:rsidP="005251FD">
                              <w:pPr>
                                <w:pStyle w:val="Caption"/>
                                <w:jc w:val="center"/>
                              </w:pPr>
                              <w:bookmarkStart w:id="1011" w:name="_Ref452072859"/>
                              <w:bookmarkStart w:id="1012" w:name="_Ref450597931"/>
                              <w:bookmarkStart w:id="1013" w:name="_Toc451195198"/>
                              <w:bookmarkStart w:id="1014" w:name="_Toc452065171"/>
                              <w:r>
                                <w:t>图</w:t>
                              </w:r>
                              <w:r>
                                <w:t xml:space="preserve"> </w:t>
                              </w:r>
                              <w:ins w:id="1015" w:author="耿正霖" w:date="2016-05-26T22:27:00Z">
                                <w:r>
                                  <w:fldChar w:fldCharType="begin"/>
                                </w:r>
                                <w:r>
                                  <w:instrText xml:space="preserve"> STYLEREF 1 \s </w:instrText>
                                </w:r>
                              </w:ins>
                              <w:r>
                                <w:fldChar w:fldCharType="separate"/>
                              </w:r>
                              <w:r>
                                <w:rPr>
                                  <w:noProof/>
                                </w:rPr>
                                <w:t>2</w:t>
                              </w:r>
                              <w:ins w:id="1016"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017" w:author="耿正霖" w:date="2016-05-26T22:27:00Z">
                                <w:r>
                                  <w:rPr>
                                    <w:noProof/>
                                  </w:rPr>
                                  <w:t>3</w:t>
                                </w:r>
                                <w:r>
                                  <w:fldChar w:fldCharType="end"/>
                                </w:r>
                              </w:ins>
                              <w:bookmarkEnd w:id="1011"/>
                              <w:del w:id="1018" w:author="耿正霖" w:date="2016-05-26T15:23:00Z">
                                <w:r w:rsidDel="00010A49">
                                  <w:fldChar w:fldCharType="begin"/>
                                </w:r>
                                <w:r w:rsidDel="00010A49">
                                  <w:delInstrText xml:space="preserve"> STYLEREF 1 \s </w:delInstrText>
                                </w:r>
                                <w:r w:rsidDel="00010A49">
                                  <w:fldChar w:fldCharType="separate"/>
                                </w:r>
                                <w:r w:rsidDel="00010A49">
                                  <w:rPr>
                                    <w:noProof/>
                                  </w:rPr>
                                  <w:delText>2</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2</w:delText>
                                </w:r>
                                <w:r w:rsidDel="00010A49">
                                  <w:fldChar w:fldCharType="end"/>
                                </w:r>
                              </w:del>
                              <w:bookmarkEnd w:id="1012"/>
                              <w:r>
                                <w:t xml:space="preserve"> </w:t>
                              </w:r>
                              <w:r>
                                <w:t>视角和</w:t>
                              </w:r>
                              <w:del w:id="1019" w:author="耿正霖" w:date="2016-05-26T10:14:00Z">
                                <w:r w:rsidDel="00493C63">
                                  <w:delText>框线球</w:delText>
                                </w:r>
                              </w:del>
                              <w:ins w:id="1020" w:author="耿正霖" w:date="2016-05-26T10:14:00Z">
                                <w:r>
                                  <w:t>线框球</w:t>
                                </w:r>
                              </w:ins>
                              <w:r>
                                <w:t>的</w:t>
                              </w:r>
                              <w:r>
                                <w:rPr>
                                  <w:rFonts w:hint="eastAsia"/>
                                </w:rPr>
                                <w:t>相对</w:t>
                              </w:r>
                              <w:r>
                                <w:t>位置</w:t>
                              </w:r>
                              <w:bookmarkEnd w:id="1013"/>
                              <w:bookmarkEnd w:id="1014"/>
                            </w:p>
                            <w:p w:rsidR="0046526A" w:rsidRPr="00D90E68" w:rsidRDefault="0046526A" w:rsidP="00D90E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9D044D" id="Text Box 20" o:spid="_x0000_s1030" type="#_x0000_t202" style="position:absolute;left:0;text-align:left;margin-left:9.3pt;margin-top:0;width:414.8pt;height:33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" stroked="f">
                  <v:textbox inset="0,0,0,0">
                    <w:txbxContent>
                      <w:p w:rsidR="0046526A" w:rsidRDefault="0046526A" w:rsidP="005251FD">
                        <w:pPr>
                          <w:pStyle w:val="Caption"/>
                          <w:jc w:val="center"/>
                        </w:pPr>
                        <w:bookmarkStart w:id="1021" w:name="_Ref452072859"/>
                        <w:bookmarkStart w:id="1022" w:name="_Ref450597931"/>
                        <w:bookmarkStart w:id="1023" w:name="_Toc451195198"/>
                        <w:bookmarkStart w:id="1024" w:name="_Toc452065171"/>
                        <w:r>
                          <w:t>图</w:t>
                        </w:r>
                        <w:r>
                          <w:t xml:space="preserve"> </w:t>
                        </w:r>
                        <w:ins w:id="1025" w:author="耿正霖" w:date="2016-05-26T22:27:00Z">
                          <w:r>
                            <w:fldChar w:fldCharType="begin"/>
                          </w:r>
                          <w:r>
                            <w:instrText xml:space="preserve"> STYLEREF 1 \s </w:instrText>
                          </w:r>
                        </w:ins>
                        <w:r>
                          <w:fldChar w:fldCharType="separate"/>
                        </w:r>
                        <w:r>
                          <w:rPr>
                            <w:noProof/>
                          </w:rPr>
                          <w:t>2</w:t>
                        </w:r>
                        <w:ins w:id="1026"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027" w:author="耿正霖" w:date="2016-05-26T22:27:00Z">
                          <w:r>
                            <w:rPr>
                              <w:noProof/>
                            </w:rPr>
                            <w:t>3</w:t>
                          </w:r>
                          <w:r>
                            <w:fldChar w:fldCharType="end"/>
                          </w:r>
                        </w:ins>
                        <w:bookmarkEnd w:id="1021"/>
                        <w:del w:id="1028" w:author="耿正霖" w:date="2016-05-26T15:23:00Z">
                          <w:r w:rsidDel="00010A49">
                            <w:fldChar w:fldCharType="begin"/>
                          </w:r>
                          <w:r w:rsidDel="00010A49">
                            <w:delInstrText xml:space="preserve"> STYLEREF 1 \s </w:delInstrText>
                          </w:r>
                          <w:r w:rsidDel="00010A49">
                            <w:fldChar w:fldCharType="separate"/>
                          </w:r>
                          <w:r w:rsidDel="00010A49">
                            <w:rPr>
                              <w:noProof/>
                            </w:rPr>
                            <w:delText>2</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2</w:delText>
                          </w:r>
                          <w:r w:rsidDel="00010A49">
                            <w:fldChar w:fldCharType="end"/>
                          </w:r>
                        </w:del>
                        <w:bookmarkEnd w:id="1022"/>
                        <w:r>
                          <w:t xml:space="preserve"> </w:t>
                        </w:r>
                        <w:r>
                          <w:t>视角和</w:t>
                        </w:r>
                        <w:del w:id="1029" w:author="耿正霖" w:date="2016-05-26T10:14:00Z">
                          <w:r w:rsidDel="00493C63">
                            <w:delText>框线球</w:delText>
                          </w:r>
                        </w:del>
                        <w:ins w:id="1030" w:author="耿正霖" w:date="2016-05-26T10:14:00Z">
                          <w:r>
                            <w:t>线框球</w:t>
                          </w:r>
                        </w:ins>
                        <w:r>
                          <w:t>的</w:t>
                        </w:r>
                        <w:r>
                          <w:rPr>
                            <w:rFonts w:hint="eastAsia"/>
                          </w:rPr>
                          <w:t>相对</w:t>
                        </w:r>
                        <w:r>
                          <w:t>位置</w:t>
                        </w:r>
                        <w:bookmarkEnd w:id="1023"/>
                        <w:bookmarkEnd w:id="1024"/>
                      </w:p>
                      <w:p w:rsidR="0046526A" w:rsidRPr="00D90E68" w:rsidRDefault="0046526A" w:rsidP="00D90E68"/>
                    </w:txbxContent>
                  </v:textbox>
                  <w10:wrap type="topAndBottom" anchorx="margin"/>
                </v:shape>
              </w:pict>
            </mc:Fallback>
          </mc:AlternateContent>
        </w:r>
      </w:del>
      <w:del w:id="1031" w:author="耿正霖" w:date="2016-05-26T10:34:00Z">
        <w:r w:rsidR="00F47354" w:rsidDel="00FD6CCF">
          <w:rPr>
            <w:rFonts w:hint="eastAsia"/>
          </w:rPr>
          <w:delText>。</w:delText>
        </w:r>
      </w:del>
    </w:p>
    <w:p w:rsidR="00C77B81" w:rsidDel="00FD6CCF" w:rsidRDefault="00C77B81">
      <w:pPr>
        <w:pStyle w:val="ListParagraph"/>
        <w:ind w:firstLine="480"/>
        <w:rPr>
          <w:del w:id="1032" w:author="耿正霖" w:date="2016-05-26T10:34:00Z"/>
        </w:rPr>
        <w:pPrChange w:id="1033" w:author="耿正霖" w:date="2016-05-26T10:36:00Z">
          <w:pPr>
            <w:pStyle w:val="ListParagraph"/>
            <w:numPr>
              <w:numId w:val="12"/>
            </w:numPr>
            <w:ind w:left="420" w:firstLineChars="0" w:hanging="420"/>
          </w:pPr>
        </w:pPrChange>
      </w:pPr>
      <w:r>
        <w:rPr>
          <w:rFonts w:hint="eastAsia"/>
        </w:rPr>
        <w:t>使用三根手指滑动屏幕，用户可以改变当前成像平面到视角的距离。默认的成像平面是过球心与相机朝向垂直的平面。改变成像平面到视点的距离意味着调节焦距，通过这种方法可以调节场景对焦的方式。</w:t>
      </w:r>
      <w:r w:rsidR="00F47354">
        <w:rPr>
          <w:rFonts w:hint="eastAsia"/>
        </w:rPr>
        <w:t>如</w:t>
      </w:r>
      <w:ins w:id="1034" w:author="耿正霖" w:date="2016-05-27T00:39:00Z">
        <w:r w:rsidR="00303EED">
          <w:fldChar w:fldCharType="begin"/>
        </w:r>
        <w:r w:rsidR="00303EED">
          <w:instrText xml:space="preserve"> </w:instrText>
        </w:r>
        <w:r w:rsidR="00303EED">
          <w:rPr>
            <w:rFonts w:hint="eastAsia"/>
          </w:rPr>
          <w:instrText>REF _Ref452072859 \h</w:instrText>
        </w:r>
        <w:r w:rsidR="00303EED">
          <w:instrText xml:space="preserve"> </w:instrText>
        </w:r>
      </w:ins>
      <w:r w:rsidR="00303EED">
        <w:fldChar w:fldCharType="separate"/>
      </w:r>
      <w:ins w:id="1035" w:author="耿正霖" w:date="2016-05-27T00:39:00Z">
        <w:r w:rsidR="00303EED">
          <w:t>图</w:t>
        </w:r>
        <w:r w:rsidR="00303EED">
          <w:t xml:space="preserve"> </w:t>
        </w:r>
        <w:r w:rsidR="00303EED">
          <w:rPr>
            <w:noProof/>
          </w:rPr>
          <w:t>2</w:t>
        </w:r>
        <w:r w:rsidR="00303EED">
          <w:t>.</w:t>
        </w:r>
        <w:r w:rsidR="00303EED">
          <w:rPr>
            <w:noProof/>
          </w:rPr>
          <w:t>3</w:t>
        </w:r>
        <w:r w:rsidR="00303EED">
          <w:fldChar w:fldCharType="end"/>
        </w:r>
      </w:ins>
      <w:del w:id="1036" w:author="耿正霖" w:date="2016-05-27T00:39:00Z">
        <w:r w:rsidR="00F47354" w:rsidDel="00303EED">
          <w:fldChar w:fldCharType="begin"/>
        </w:r>
        <w:r w:rsidR="00F47354" w:rsidDel="00303EED">
          <w:delInstrText xml:space="preserve"> </w:delInstrText>
        </w:r>
        <w:r w:rsidR="00F47354" w:rsidDel="00303EED">
          <w:rPr>
            <w:rFonts w:hint="eastAsia"/>
          </w:rPr>
          <w:delInstrText>REF _Ref450597931 \h</w:delInstrText>
        </w:r>
        <w:r w:rsidR="00F47354" w:rsidDel="00303EED">
          <w:delInstrText xml:space="preserve"> </w:delInstrText>
        </w:r>
        <w:r w:rsidR="00F47354" w:rsidDel="00303EED">
          <w:fldChar w:fldCharType="separate"/>
        </w:r>
        <w:r w:rsidR="00F47354" w:rsidDel="00303EED">
          <w:delText>图</w:delText>
        </w:r>
        <w:r w:rsidR="00F47354" w:rsidDel="00303EED">
          <w:delText xml:space="preserve"> </w:delText>
        </w:r>
        <w:r w:rsidR="00F47354" w:rsidDel="00303EED">
          <w:rPr>
            <w:noProof/>
          </w:rPr>
          <w:delText>2</w:delText>
        </w:r>
        <w:r w:rsidR="00F47354" w:rsidDel="00303EED">
          <w:delText>.</w:delText>
        </w:r>
        <w:r w:rsidR="00F47354" w:rsidDel="00303EED">
          <w:rPr>
            <w:noProof/>
          </w:rPr>
          <w:delText>2</w:delText>
        </w:r>
        <w:r w:rsidR="00F47354" w:rsidDel="00303EED">
          <w:fldChar w:fldCharType="end"/>
        </w:r>
        <w:r w:rsidR="00F47354" w:rsidDel="00303EED">
          <w:delText xml:space="preserve"> </w:delText>
        </w:r>
      </w:del>
      <w:r w:rsidR="00F47354">
        <w:rPr>
          <w:rFonts w:hint="eastAsia"/>
        </w:rPr>
        <w:t>(</w:t>
      </w:r>
      <w:r w:rsidR="00F47354">
        <w:t>c</w:t>
      </w:r>
      <w:proofErr w:type="gramStart"/>
      <w:r w:rsidR="00F47354">
        <w:t>)</w:t>
      </w:r>
      <w:ins w:id="1037" w:author="耿正霖" w:date="2016-05-26T10:34:00Z">
        <w:r w:rsidR="00FD6CCF">
          <w:rPr>
            <w:rFonts w:hint="eastAsia"/>
          </w:rPr>
          <w:t>，</w:t>
        </w:r>
        <w:proofErr w:type="gramEnd"/>
        <w:r w:rsidR="00FD6CCF">
          <w:rPr>
            <w:rFonts w:hint="eastAsia"/>
          </w:rPr>
          <w:t>成像平面</w:t>
        </w:r>
      </w:ins>
      <w:ins w:id="1038" w:author="耿正霖" w:date="2016-05-26T10:35:00Z">
        <w:r w:rsidR="00FD6CCF">
          <w:rPr>
            <w:rFonts w:hint="eastAsia"/>
          </w:rPr>
          <w:t>从球心向远离相机的方向运动。</w:t>
        </w:r>
      </w:ins>
      <w:del w:id="1039" w:author="耿正霖" w:date="2016-05-26T10:34:00Z">
        <w:r w:rsidR="00F47354" w:rsidDel="00FD6CCF">
          <w:rPr>
            <w:rFonts w:hint="eastAsia"/>
          </w:rPr>
          <w:delText>。</w:delText>
        </w:r>
      </w:del>
      <w:ins w:id="1040" w:author="ZH" w:date="2016-05-25T22:54:00Z">
        <w:del w:id="1041" w:author="耿正霖" w:date="2016-05-26T10:34:00Z">
          <w:r w:rsidR="0076531F" w:rsidDel="00FD6CCF">
            <w:rPr>
              <w:rFonts w:hint="eastAsia"/>
            </w:rPr>
            <w:delText>看</w:delText>
          </w:r>
          <w:r w:rsidR="0076531F" w:rsidDel="00FD6CCF">
            <w:delText>不出效果</w:delText>
          </w:r>
        </w:del>
      </w:ins>
    </w:p>
    <w:p w:rsidR="00151332" w:rsidRDefault="00C77B81">
      <w:pPr>
        <w:pStyle w:val="ListParagraph"/>
        <w:numPr>
          <w:ilvl w:val="0"/>
          <w:numId w:val="12"/>
        </w:numPr>
        <w:ind w:firstLineChars="0"/>
        <w:rPr>
          <w:ins w:id="1042" w:author="耿正霖" w:date="2016-05-26T22:42:00Z"/>
        </w:rPr>
        <w:pPrChange w:id="1043" w:author="耿正霖" w:date="2016-05-26T10:36:00Z">
          <w:pPr/>
        </w:pPrChange>
      </w:pPr>
      <w:r>
        <w:rPr>
          <w:rFonts w:hint="eastAsia"/>
        </w:rPr>
        <w:t>系统实现了两种光场渲染的方式：</w:t>
      </w:r>
      <w:r>
        <w:rPr>
          <w:rFonts w:hint="eastAsia"/>
        </w:rPr>
        <w:t>N</w:t>
      </w:r>
      <w:r>
        <w:rPr>
          <w:rFonts w:hint="eastAsia"/>
        </w:rPr>
        <w:t>近邻方法和逐段线性方法。实现细节会在第四章详细说明。</w:t>
      </w:r>
    </w:p>
    <w:p w:rsidR="005251FD" w:rsidRDefault="005251FD">
      <w:pPr>
        <w:ind w:firstLine="0"/>
        <w:pPrChange w:id="1044" w:author="耿正霖" w:date="2016-05-26T22:42:00Z">
          <w:pPr/>
        </w:pPrChange>
      </w:pPr>
      <w:ins w:id="1045" w:author="耿正霖" w:date="2016-05-26T22:42:00Z">
        <w:r>
          <w:rPr>
            <w:noProof/>
          </w:rPr>
          <w:lastRenderedPageBreak/>
          <mc:AlternateContent>
            <mc:Choice Requires="wps">
              <w:drawing>
                <wp:anchor distT="0" distB="0" distL="114300" distR="114300" simplePos="0" relativeHeight="251739136" behindDoc="0" locked="0" layoutInCell="1" allowOverlap="1" wp14:anchorId="27DCBBEE" wp14:editId="5A22655D">
                  <wp:simplePos x="0" y="0"/>
                  <wp:positionH relativeFrom="page">
                    <wp:align>center</wp:align>
                  </wp:positionH>
                  <wp:positionV relativeFrom="paragraph">
                    <wp:posOffset>3044825</wp:posOffset>
                  </wp:positionV>
                  <wp:extent cx="5267960" cy="419100"/>
                  <wp:effectExtent l="0" t="0" r="8890" b="0"/>
                  <wp:wrapTopAndBottom/>
                  <wp:docPr id="42" name="Text Box 42"/>
                  <wp:cNvGraphicFramePr/>
                  <a:graphic xmlns:a="http://schemas.openxmlformats.org/drawingml/2006/main">
                    <a:graphicData uri="http://schemas.microsoft.com/office/word/2010/wordprocessingShape">
                      <wps:wsp>
                        <wps:cNvSpPr txBox="1"/>
                        <wps:spPr>
                          <a:xfrm>
                            <a:off x="0" y="0"/>
                            <a:ext cx="5267960" cy="419100"/>
                          </a:xfrm>
                          <a:prstGeom prst="rect">
                            <a:avLst/>
                          </a:prstGeom>
                          <a:solidFill>
                            <a:prstClr val="white"/>
                          </a:solidFill>
                          <a:ln>
                            <a:noFill/>
                          </a:ln>
                        </wps:spPr>
                        <wps:txbx>
                          <w:txbxContent>
                            <w:p w:rsidR="0046526A" w:rsidDel="005251FD" w:rsidRDefault="0046526A" w:rsidP="005251FD">
                              <w:pPr>
                                <w:pStyle w:val="Caption"/>
                                <w:jc w:val="center"/>
                                <w:rPr>
                                  <w:del w:id="1046" w:author="耿正霖" w:date="2016-05-26T22:43:00Z"/>
                                </w:rPr>
                              </w:pPr>
                              <w:r>
                                <w:t>图</w:t>
                              </w:r>
                              <w:r>
                                <w:t xml:space="preserve"> </w:t>
                              </w:r>
                              <w:ins w:id="1047" w:author="耿正霖" w:date="2016-05-26T22:27:00Z">
                                <w:r>
                                  <w:fldChar w:fldCharType="begin"/>
                                </w:r>
                                <w:r>
                                  <w:instrText xml:space="preserve"> STYLEREF 1 \s </w:instrText>
                                </w:r>
                              </w:ins>
                              <w:r>
                                <w:fldChar w:fldCharType="separate"/>
                              </w:r>
                              <w:r>
                                <w:rPr>
                                  <w:noProof/>
                                </w:rPr>
                                <w:t>2</w:t>
                              </w:r>
                              <w:ins w:id="1048"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049" w:author="耿正霖" w:date="2016-05-26T22:27:00Z">
                                <w:r>
                                  <w:rPr>
                                    <w:noProof/>
                                  </w:rPr>
                                  <w:t>3</w:t>
                                </w:r>
                                <w:r>
                                  <w:fldChar w:fldCharType="end"/>
                                </w:r>
                              </w:ins>
                              <w:del w:id="1050" w:author="耿正霖" w:date="2016-05-26T15:23:00Z">
                                <w:r w:rsidDel="00010A49">
                                  <w:fldChar w:fldCharType="begin"/>
                                </w:r>
                                <w:r w:rsidDel="00010A49">
                                  <w:delInstrText xml:space="preserve"> STYLEREF 1 \s </w:delInstrText>
                                </w:r>
                                <w:r w:rsidDel="00010A49">
                                  <w:fldChar w:fldCharType="separate"/>
                                </w:r>
                                <w:r w:rsidDel="00010A49">
                                  <w:rPr>
                                    <w:noProof/>
                                  </w:rPr>
                                  <w:delText>2</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2</w:delText>
                                </w:r>
                                <w:r w:rsidDel="00010A49">
                                  <w:fldChar w:fldCharType="end"/>
                                </w:r>
                              </w:del>
                              <w:r>
                                <w:t xml:space="preserve"> </w:t>
                              </w:r>
                              <w:r>
                                <w:t>视角和</w:t>
                              </w:r>
                              <w:del w:id="1051" w:author="耿正霖" w:date="2016-05-26T10:14:00Z">
                                <w:r w:rsidDel="00493C63">
                                  <w:delText>框线球</w:delText>
                                </w:r>
                              </w:del>
                              <w:ins w:id="1052" w:author="耿正霖" w:date="2016-05-26T10:14:00Z">
                                <w:r>
                                  <w:t>线框球</w:t>
                                </w:r>
                              </w:ins>
                              <w:r>
                                <w:t>的</w:t>
                              </w:r>
                              <w:r>
                                <w:rPr>
                                  <w:rFonts w:hint="eastAsia"/>
                                </w:rPr>
                                <w:t>相对</w:t>
                              </w:r>
                              <w:r>
                                <w:t>位置</w:t>
                              </w:r>
                            </w:p>
                            <w:p w:rsidR="0046526A" w:rsidRPr="00D90E68" w:rsidRDefault="0046526A">
                              <w:pPr>
                                <w:pStyle w:val="Caption"/>
                                <w:jc w:val="center"/>
                                <w:pPrChange w:id="1053" w:author="耿正霖" w:date="2016-05-26T22:43: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CBBEE" id="Text Box 42" o:spid="_x0000_s1031" type="#_x0000_t202" style="position:absolute;left:0;text-align:left;margin-left:0;margin-top:239.75pt;width:414.8pt;height:33pt;z-index:2517391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xgMwIAAGkEAAAOAAAAZHJzL2Uyb0RvYy54bWysVFFv2yAQfp+0/4B4X5xEbbZ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" stroked="f">
                  <v:textbox inset="0,0,0,0">
                    <w:txbxContent>
                      <w:p w:rsidR="0046526A" w:rsidDel="005251FD" w:rsidRDefault="0046526A" w:rsidP="005251FD">
                        <w:pPr>
                          <w:pStyle w:val="Caption"/>
                          <w:jc w:val="center"/>
                          <w:rPr>
                            <w:del w:id="1054" w:author="耿正霖" w:date="2016-05-26T22:43:00Z"/>
                          </w:rPr>
                        </w:pPr>
                        <w:r>
                          <w:t>图</w:t>
                        </w:r>
                        <w:r>
                          <w:t xml:space="preserve"> </w:t>
                        </w:r>
                        <w:ins w:id="1055" w:author="耿正霖" w:date="2016-05-26T22:27:00Z">
                          <w:r>
                            <w:fldChar w:fldCharType="begin"/>
                          </w:r>
                          <w:r>
                            <w:instrText xml:space="preserve"> STYLEREF 1 \s </w:instrText>
                          </w:r>
                        </w:ins>
                        <w:r>
                          <w:fldChar w:fldCharType="separate"/>
                        </w:r>
                        <w:r>
                          <w:rPr>
                            <w:noProof/>
                          </w:rPr>
                          <w:t>2</w:t>
                        </w:r>
                        <w:ins w:id="1056"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057" w:author="耿正霖" w:date="2016-05-26T22:27:00Z">
                          <w:r>
                            <w:rPr>
                              <w:noProof/>
                            </w:rPr>
                            <w:t>3</w:t>
                          </w:r>
                          <w:r>
                            <w:fldChar w:fldCharType="end"/>
                          </w:r>
                        </w:ins>
                        <w:del w:id="1058" w:author="耿正霖" w:date="2016-05-26T15:23:00Z">
                          <w:r w:rsidDel="00010A49">
                            <w:fldChar w:fldCharType="begin"/>
                          </w:r>
                          <w:r w:rsidDel="00010A49">
                            <w:delInstrText xml:space="preserve"> STYLEREF 1 \s </w:delInstrText>
                          </w:r>
                          <w:r w:rsidDel="00010A49">
                            <w:fldChar w:fldCharType="separate"/>
                          </w:r>
                          <w:r w:rsidDel="00010A49">
                            <w:rPr>
                              <w:noProof/>
                            </w:rPr>
                            <w:delText>2</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2</w:delText>
                          </w:r>
                          <w:r w:rsidDel="00010A49">
                            <w:fldChar w:fldCharType="end"/>
                          </w:r>
                        </w:del>
                        <w:r>
                          <w:t xml:space="preserve"> </w:t>
                        </w:r>
                        <w:r>
                          <w:t>视角和</w:t>
                        </w:r>
                        <w:del w:id="1059" w:author="耿正霖" w:date="2016-05-26T10:14:00Z">
                          <w:r w:rsidDel="00493C63">
                            <w:delText>框线球</w:delText>
                          </w:r>
                        </w:del>
                        <w:ins w:id="1060" w:author="耿正霖" w:date="2016-05-26T10:14:00Z">
                          <w:r>
                            <w:t>线框球</w:t>
                          </w:r>
                        </w:ins>
                        <w:r>
                          <w:t>的</w:t>
                        </w:r>
                        <w:r>
                          <w:rPr>
                            <w:rFonts w:hint="eastAsia"/>
                          </w:rPr>
                          <w:t>相对</w:t>
                        </w:r>
                        <w:r>
                          <w:t>位置</w:t>
                        </w:r>
                      </w:p>
                      <w:p w:rsidR="0046526A" w:rsidRPr="00D90E68" w:rsidRDefault="0046526A">
                        <w:pPr>
                          <w:pStyle w:val="Caption"/>
                          <w:jc w:val="center"/>
                          <w:pPrChange w:id="1061" w:author="耿正霖" w:date="2016-05-26T22:43:00Z">
                            <w:pPr/>
                          </w:pPrChange>
                        </w:pPr>
                      </w:p>
                    </w:txbxContent>
                  </v:textbox>
                  <w10:wrap type="topAndBottom" anchorx="page"/>
                </v:shape>
              </w:pict>
            </mc:Fallback>
          </mc:AlternateContent>
        </w:r>
        <w:r>
          <w:rPr>
            <w:noProof/>
          </w:rPr>
          <w:t xml:space="preserve"> </w:t>
        </w:r>
        <w:r>
          <w:rPr>
            <w:noProof/>
          </w:rPr>
          <w:drawing>
            <wp:anchor distT="0" distB="0" distL="114300" distR="114300" simplePos="0" relativeHeight="251737088" behindDoc="0" locked="0" layoutInCell="1" allowOverlap="1" wp14:anchorId="74977AB2" wp14:editId="724AFDAA">
              <wp:simplePos x="0" y="0"/>
              <wp:positionH relativeFrom="margin">
                <wp:align>left</wp:align>
              </wp:positionH>
              <wp:positionV relativeFrom="paragraph">
                <wp:posOffset>0</wp:posOffset>
              </wp:positionV>
              <wp:extent cx="5267960" cy="3048000"/>
              <wp:effectExtent l="0" t="0" r="889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7960" cy="3048000"/>
                      </a:xfrm>
                      <a:prstGeom prst="rect">
                        <a:avLst/>
                      </a:prstGeom>
                    </pic:spPr>
                  </pic:pic>
                </a:graphicData>
              </a:graphic>
            </wp:anchor>
          </w:drawing>
        </w:r>
      </w:ins>
    </w:p>
    <w:p w:rsidR="00C77B81" w:rsidRDefault="00C77B81" w:rsidP="003B1FD2">
      <w:pPr>
        <w:pStyle w:val="Heading2"/>
      </w:pPr>
      <w:bookmarkStart w:id="1062" w:name="_Toc451194202"/>
      <w:bookmarkStart w:id="1063" w:name="_Toc451194284"/>
      <w:bookmarkStart w:id="1064" w:name="_Toc451194529"/>
      <w:bookmarkStart w:id="1065" w:name="_Toc452072046"/>
      <w:r>
        <w:rPr>
          <w:rFonts w:hint="eastAsia"/>
        </w:rPr>
        <w:t>实现细节</w:t>
      </w:r>
      <w:bookmarkEnd w:id="1062"/>
      <w:bookmarkEnd w:id="1063"/>
      <w:bookmarkEnd w:id="1064"/>
      <w:bookmarkEnd w:id="1065"/>
    </w:p>
    <w:p w:rsidR="00C77B81" w:rsidRDefault="00F83433" w:rsidP="00C77B81">
      <w:r>
        <w:rPr>
          <w:rFonts w:hint="eastAsia"/>
        </w:rPr>
        <w:t>实验环境：本系统主要在</w:t>
      </w:r>
      <w:r>
        <w:t>Androi</w:t>
      </w:r>
      <w:r>
        <w:rPr>
          <w:rFonts w:hint="eastAsia"/>
        </w:rPr>
        <w:t>d</w:t>
      </w:r>
      <w:r>
        <w:rPr>
          <w:rFonts w:hint="eastAsia"/>
        </w:rPr>
        <w:t>系统上进行了实现，分别在</w:t>
      </w:r>
      <w:r>
        <w:rPr>
          <w:rFonts w:hint="eastAsia"/>
        </w:rPr>
        <w:t xml:space="preserve">Samsung SM-N7506V, </w:t>
      </w:r>
      <w:r>
        <w:t xml:space="preserve">Android 4.3 </w:t>
      </w:r>
      <w:r>
        <w:rPr>
          <w:rFonts w:hint="eastAsia"/>
        </w:rPr>
        <w:t>手机和</w:t>
      </w:r>
      <w:r>
        <w:rPr>
          <w:rFonts w:hint="eastAsia"/>
        </w:rPr>
        <w:t xml:space="preserve"> </w:t>
      </w:r>
      <w:r>
        <w:t xml:space="preserve">Samsung EK-GC110 Android 4.1 </w:t>
      </w:r>
      <w:r>
        <w:rPr>
          <w:rFonts w:hint="eastAsia"/>
        </w:rPr>
        <w:t>相机上进行了实验。</w:t>
      </w:r>
    </w:p>
    <w:p w:rsidR="00F83433" w:rsidRDefault="00F83433" w:rsidP="00C77B81">
      <w:r>
        <w:rPr>
          <w:rFonts w:hint="eastAsia"/>
        </w:rPr>
        <w:t>系统实现：本系统基于</w:t>
      </w:r>
      <w:r>
        <w:rPr>
          <w:rFonts w:hint="eastAsia"/>
        </w:rPr>
        <w:t>Unity</w:t>
      </w:r>
      <w:r>
        <w:rPr>
          <w:rFonts w:hint="eastAsia"/>
        </w:rPr>
        <w:t>进行开发，代码部分主要使用</w:t>
      </w:r>
      <w:r>
        <w:rPr>
          <w:rFonts w:hint="eastAsia"/>
        </w:rPr>
        <w:t>C#</w:t>
      </w:r>
      <w:r>
        <w:rPr>
          <w:rFonts w:hint="eastAsia"/>
        </w:rPr>
        <w:t>语言和</w:t>
      </w:r>
      <w:proofErr w:type="spellStart"/>
      <w:r>
        <w:rPr>
          <w:rFonts w:hint="eastAsia"/>
        </w:rPr>
        <w:t>ShaderLab</w:t>
      </w:r>
      <w:proofErr w:type="spellEnd"/>
      <w:customXmlDelRangeStart w:id="1066" w:author="耿正霖" w:date="2016-05-27T00:16:00Z"/>
      <w:sdt>
        <w:sdtPr>
          <w:rPr>
            <w:rFonts w:hint="eastAsia"/>
          </w:rPr>
          <w:id w:val="87441973"/>
          <w:citation/>
        </w:sdtPr>
        <w:sdtContent>
          <w:customXmlDelRangeEnd w:id="1066"/>
          <w:del w:id="1067" w:author="耿正霖" w:date="2016-05-27T00:16:00Z">
            <w:r w:rsidR="00675017" w:rsidDel="00A87319">
              <w:fldChar w:fldCharType="begin"/>
            </w:r>
            <w:r w:rsidR="00675017" w:rsidDel="00A87319">
              <w:delInstrText xml:space="preserve">CITATION Tec16 \l 2052 </w:delInstrText>
            </w:r>
            <w:r w:rsidR="00675017" w:rsidDel="00A87319">
              <w:fldChar w:fldCharType="separate"/>
            </w:r>
            <w:r w:rsidR="00B9761F" w:rsidDel="00A87319">
              <w:rPr>
                <w:noProof/>
              </w:rPr>
              <w:delText xml:space="preserve"> [9]</w:delText>
            </w:r>
            <w:r w:rsidR="00675017" w:rsidDel="00A87319">
              <w:fldChar w:fldCharType="end"/>
            </w:r>
          </w:del>
          <w:customXmlDelRangeStart w:id="1068" w:author="耿正霖" w:date="2016-05-27T00:16:00Z"/>
        </w:sdtContent>
      </w:sdt>
      <w:customXmlDelRangeEnd w:id="1068"/>
      <w:ins w:id="1069" w:author="耿正霖" w:date="2016-05-27T00:16:00Z">
        <w:r w:rsidR="00A87319">
          <w:fldChar w:fldCharType="begin"/>
        </w:r>
        <w:r w:rsidR="00A87319">
          <w:instrText xml:space="preserve"> ADDIN NE.Ref.{82B949EB-9C91-4338-A709-C41A652F7600}</w:instrText>
        </w:r>
      </w:ins>
      <w:r w:rsidR="00A87319">
        <w:fldChar w:fldCharType="separate"/>
      </w:r>
      <w:ins w:id="1070" w:author="耿正霖" w:date="2016-05-27T00:20:00Z">
        <w:r w:rsidR="00A87319">
          <w:rPr>
            <w:rFonts w:eastAsiaTheme="minorEastAsia" w:cs="Times New Roman"/>
            <w:color w:val="080000"/>
            <w:kern w:val="0"/>
            <w:szCs w:val="24"/>
            <w:vertAlign w:val="superscript"/>
          </w:rPr>
          <w:t>[9]</w:t>
        </w:r>
      </w:ins>
      <w:ins w:id="1071" w:author="耿正霖" w:date="2016-05-27T00:16:00Z">
        <w:r w:rsidR="00A87319">
          <w:fldChar w:fldCharType="end"/>
        </w:r>
      </w:ins>
      <w:r>
        <w:rPr>
          <w:rFonts w:hint="eastAsia"/>
        </w:rPr>
        <w:t>语言进行编写。</w:t>
      </w:r>
    </w:p>
    <w:p w:rsidR="0057662F" w:rsidRDefault="00F83433" w:rsidP="008B419B">
      <w:r>
        <w:rPr>
          <w:rFonts w:hint="eastAsia"/>
        </w:rPr>
        <w:t>其他依赖：光场采集部分。基于</w:t>
      </w:r>
      <w:del w:id="1072" w:author="耿正霖" w:date="2016-05-26T10:14:00Z">
        <w:r w:rsidDel="00493C63">
          <w:rPr>
            <w:rFonts w:hint="eastAsia"/>
          </w:rPr>
          <w:delText>标记</w:delText>
        </w:r>
      </w:del>
      <w:ins w:id="1073" w:author="耿正霖" w:date="2016-05-26T10:14:00Z">
        <w:r w:rsidR="00493C63">
          <w:rPr>
            <w:rFonts w:hint="eastAsia"/>
          </w:rPr>
          <w:t>标志</w:t>
        </w:r>
      </w:ins>
      <w:r>
        <w:rPr>
          <w:rFonts w:hint="eastAsia"/>
        </w:rPr>
        <w:t>的采集方法使用</w:t>
      </w:r>
      <w:proofErr w:type="spellStart"/>
      <w:r>
        <w:rPr>
          <w:rFonts w:hint="eastAsia"/>
        </w:rPr>
        <w:t>ARToolkit</w:t>
      </w:r>
      <w:proofErr w:type="spellEnd"/>
      <w:customXmlDelRangeStart w:id="1074" w:author="耿正霖" w:date="2016-05-27T00:16:00Z"/>
      <w:sdt>
        <w:sdtPr>
          <w:rPr>
            <w:rFonts w:hint="eastAsia"/>
          </w:rPr>
          <w:id w:val="-1360499864"/>
          <w:citation/>
        </w:sdtPr>
        <w:sdtContent>
          <w:customXmlDelRangeEnd w:id="1074"/>
          <w:del w:id="1075" w:author="耿正霖" w:date="2016-05-27T00:16:00Z">
            <w:r w:rsidR="00675017" w:rsidDel="00A87319">
              <w:fldChar w:fldCharType="begin"/>
            </w:r>
            <w:r w:rsidR="00675017" w:rsidDel="00A87319">
              <w:delInstrText xml:space="preserve"> </w:delInstrText>
            </w:r>
            <w:r w:rsidR="00675017" w:rsidDel="00A87319">
              <w:rPr>
                <w:rFonts w:hint="eastAsia"/>
              </w:rPr>
              <w:delInstrText>CITATION DAQ16 \l 2052</w:delInstrText>
            </w:r>
            <w:r w:rsidR="00675017" w:rsidDel="00A87319">
              <w:delInstrText xml:space="preserve"> </w:delInstrText>
            </w:r>
            <w:r w:rsidR="00675017" w:rsidDel="00A87319">
              <w:fldChar w:fldCharType="separate"/>
            </w:r>
            <w:r w:rsidR="00B9761F" w:rsidDel="00A87319">
              <w:rPr>
                <w:rFonts w:hint="eastAsia"/>
                <w:noProof/>
              </w:rPr>
              <w:delText xml:space="preserve"> </w:delText>
            </w:r>
            <w:r w:rsidR="00B9761F" w:rsidDel="00A87319">
              <w:rPr>
                <w:noProof/>
              </w:rPr>
              <w:delText>[10]</w:delText>
            </w:r>
            <w:r w:rsidR="00675017" w:rsidDel="00A87319">
              <w:fldChar w:fldCharType="end"/>
            </w:r>
          </w:del>
          <w:customXmlDelRangeStart w:id="1076" w:author="耿正霖" w:date="2016-05-27T00:16:00Z"/>
        </w:sdtContent>
      </w:sdt>
      <w:customXmlDelRangeEnd w:id="1076"/>
      <w:ins w:id="1077" w:author="耿正霖" w:date="2016-05-27T00:16:00Z">
        <w:r w:rsidR="00A87319">
          <w:fldChar w:fldCharType="begin"/>
        </w:r>
        <w:r w:rsidR="00A87319">
          <w:instrText xml:space="preserve"> ADDIN NE.Ref.{FFFB3BA2-C74C-47E6-8490-08C334471B63}</w:instrText>
        </w:r>
      </w:ins>
      <w:r w:rsidR="00A87319">
        <w:fldChar w:fldCharType="separate"/>
      </w:r>
      <w:ins w:id="1078" w:author="耿正霖" w:date="2016-05-27T00:20:00Z">
        <w:r w:rsidR="00A87319">
          <w:rPr>
            <w:rFonts w:eastAsiaTheme="minorEastAsia" w:cs="Times New Roman"/>
            <w:color w:val="080000"/>
            <w:kern w:val="0"/>
            <w:szCs w:val="24"/>
            <w:vertAlign w:val="superscript"/>
          </w:rPr>
          <w:t>[10]</w:t>
        </w:r>
      </w:ins>
      <w:ins w:id="1079" w:author="耿正霖" w:date="2016-05-27T00:16:00Z">
        <w:r w:rsidR="00A87319">
          <w:fldChar w:fldCharType="end"/>
        </w:r>
      </w:ins>
      <w:r>
        <w:rPr>
          <w:rFonts w:hint="eastAsia"/>
        </w:rPr>
        <w:t>进行编写，基于场景特征的方法使用</w:t>
      </w:r>
      <w:proofErr w:type="spellStart"/>
      <w:r>
        <w:rPr>
          <w:rFonts w:hint="eastAsia"/>
        </w:rPr>
        <w:t>Wikitude</w:t>
      </w:r>
      <w:proofErr w:type="spellEnd"/>
      <w:customXmlDelRangeStart w:id="1080" w:author="耿正霖" w:date="2016-05-27T00:18:00Z"/>
      <w:sdt>
        <w:sdtPr>
          <w:rPr>
            <w:rFonts w:hint="eastAsia"/>
          </w:rPr>
          <w:id w:val="-431436031"/>
          <w:citation/>
        </w:sdtPr>
        <w:sdtContent>
          <w:customXmlDelRangeEnd w:id="1080"/>
          <w:del w:id="1081" w:author="耿正霖" w:date="2016-05-27T00:18:00Z">
            <w:r w:rsidR="00277D5F" w:rsidDel="00A87319">
              <w:fldChar w:fldCharType="begin"/>
            </w:r>
            <w:r w:rsidR="00277D5F" w:rsidDel="00A87319">
              <w:delInstrText xml:space="preserve"> </w:delInstrText>
            </w:r>
            <w:r w:rsidR="00277D5F" w:rsidDel="00A87319">
              <w:rPr>
                <w:rFonts w:hint="eastAsia"/>
              </w:rPr>
              <w:delInstrText>CITATION Wik16 \l 2052</w:delInstrText>
            </w:r>
            <w:r w:rsidR="00277D5F" w:rsidDel="00A87319">
              <w:delInstrText xml:space="preserve"> </w:delInstrText>
            </w:r>
            <w:r w:rsidR="00277D5F" w:rsidDel="00A87319">
              <w:fldChar w:fldCharType="separate"/>
            </w:r>
            <w:r w:rsidR="00B9761F" w:rsidDel="00A87319">
              <w:rPr>
                <w:rFonts w:hint="eastAsia"/>
                <w:noProof/>
              </w:rPr>
              <w:delText xml:space="preserve"> </w:delText>
            </w:r>
            <w:r w:rsidR="00B9761F" w:rsidDel="00A87319">
              <w:rPr>
                <w:noProof/>
              </w:rPr>
              <w:delText>[11]</w:delText>
            </w:r>
            <w:r w:rsidR="00277D5F" w:rsidDel="00A87319">
              <w:fldChar w:fldCharType="end"/>
            </w:r>
          </w:del>
          <w:customXmlDelRangeStart w:id="1082" w:author="耿正霖" w:date="2016-05-27T00:18:00Z"/>
        </w:sdtContent>
      </w:sdt>
      <w:customXmlDelRangeEnd w:id="1082"/>
      <w:ins w:id="1083" w:author="耿正霖" w:date="2016-05-27T00:17:00Z">
        <w:r w:rsidR="00A87319">
          <w:fldChar w:fldCharType="begin"/>
        </w:r>
        <w:r w:rsidR="00A87319">
          <w:instrText xml:space="preserve"> ADDIN NE.Ref.{E30BCFDA-23B7-45F2-A913-B6F296D4D11E}</w:instrText>
        </w:r>
      </w:ins>
      <w:r w:rsidR="00A87319">
        <w:fldChar w:fldCharType="separate"/>
      </w:r>
      <w:ins w:id="1084" w:author="耿正霖" w:date="2016-05-27T00:20:00Z">
        <w:r w:rsidR="00A87319">
          <w:rPr>
            <w:rFonts w:eastAsiaTheme="minorEastAsia" w:cs="Times New Roman"/>
            <w:color w:val="080000"/>
            <w:kern w:val="0"/>
            <w:szCs w:val="24"/>
            <w:vertAlign w:val="superscript"/>
          </w:rPr>
          <w:t>[11]</w:t>
        </w:r>
      </w:ins>
      <w:ins w:id="1085" w:author="耿正霖" w:date="2016-05-27T00:17:00Z">
        <w:r w:rsidR="00A87319">
          <w:fldChar w:fldCharType="end"/>
        </w:r>
      </w:ins>
      <w:r>
        <w:rPr>
          <w:rFonts w:hint="eastAsia"/>
        </w:rPr>
        <w:t>进行编写。</w:t>
      </w:r>
    </w:p>
    <w:p w:rsidR="0057662F" w:rsidRDefault="0057662F" w:rsidP="0057662F">
      <w:r>
        <w:br w:type="page"/>
      </w:r>
    </w:p>
    <w:p w:rsidR="003A0A37" w:rsidRDefault="003A0A37" w:rsidP="0057662F"/>
    <w:p w:rsidR="0057662F" w:rsidRDefault="0057662F" w:rsidP="0057662F">
      <w:pPr>
        <w:pStyle w:val="Heading1"/>
      </w:pPr>
      <w:bookmarkStart w:id="1086" w:name="_Toc451194203"/>
      <w:bookmarkStart w:id="1087" w:name="_Toc451194285"/>
      <w:bookmarkStart w:id="1088" w:name="_Toc451194530"/>
      <w:bookmarkStart w:id="1089" w:name="_Toc452072047"/>
      <w:r>
        <w:rPr>
          <w:rFonts w:hint="eastAsia"/>
        </w:rPr>
        <w:t>光场采集</w:t>
      </w:r>
      <w:bookmarkEnd w:id="1086"/>
      <w:bookmarkEnd w:id="1087"/>
      <w:bookmarkEnd w:id="1088"/>
      <w:bookmarkEnd w:id="1089"/>
    </w:p>
    <w:p w:rsidR="00D242CA" w:rsidRDefault="00D242CA" w:rsidP="00D242CA">
      <w:r>
        <w:rPr>
          <w:rFonts w:hint="eastAsia"/>
        </w:rPr>
        <w:t>这里的光场采集指的是用户使用单孔的手持相机进行场景中光场数据的捕捉。光场采集中最重要的问题在于如何根据手持相机拍摄下来的视频帧数据，确定相机的三维坐标和旋转角度。</w:t>
      </w:r>
    </w:p>
    <w:p w:rsidR="0029202C" w:rsidRDefault="00A438DE" w:rsidP="00D242CA">
      <w:pPr>
        <w:pStyle w:val="Heading2"/>
      </w:pPr>
      <w:bookmarkStart w:id="1090" w:name="_Toc451194204"/>
      <w:bookmarkStart w:id="1091" w:name="_Toc451194286"/>
      <w:bookmarkStart w:id="1092" w:name="_Toc451194531"/>
      <w:bookmarkStart w:id="1093" w:name="_Toc452072048"/>
      <w:r>
        <w:rPr>
          <w:rFonts w:hint="eastAsia"/>
        </w:rPr>
        <w:t>基于</w:t>
      </w:r>
      <w:del w:id="1094" w:author="耿正霖" w:date="2016-05-26T10:14:00Z">
        <w:r w:rsidRPr="00C24A4E" w:rsidDel="00493C63">
          <w:rPr>
            <w:rFonts w:hint="eastAsia"/>
          </w:rPr>
          <w:delText>标记</w:delText>
        </w:r>
      </w:del>
      <w:ins w:id="1095" w:author="耿正霖" w:date="2016-05-26T10:14:00Z">
        <w:r w:rsidR="00493C63" w:rsidRPr="00C24A4E">
          <w:rPr>
            <w:rFonts w:hint="eastAsia"/>
            <w:rPrChange w:id="1096" w:author="耿正霖" w:date="2016-05-26T15:13:00Z">
              <w:rPr>
                <w:rFonts w:hint="eastAsia"/>
                <w:highlight w:val="yellow"/>
              </w:rPr>
            </w:rPrChange>
          </w:rPr>
          <w:t>标志</w:t>
        </w:r>
      </w:ins>
      <w:ins w:id="1097" w:author="ZH" w:date="2016-05-25T23:05:00Z">
        <w:del w:id="1098" w:author="耿正霖" w:date="2016-05-26T10:32:00Z">
          <w:r w:rsidR="00010427" w:rsidDel="00FD6CCF">
            <w:rPr>
              <w:rFonts w:hint="eastAsia"/>
            </w:rPr>
            <w:delText>动词</w:delText>
          </w:r>
          <w:r w:rsidR="00010427" w:rsidDel="00FD6CCF">
            <w:delText>和名词最好区分一下，</w:delText>
          </w:r>
        </w:del>
      </w:ins>
      <w:ins w:id="1099" w:author="ZH" w:date="2016-05-25T23:06:00Z">
        <w:del w:id="1100" w:author="耿正霖" w:date="2016-05-26T10:32:00Z">
          <w:r w:rsidR="002B34F9" w:rsidDel="00FD6CCF">
            <w:rPr>
              <w:rFonts w:hint="eastAsia"/>
            </w:rPr>
            <w:delText>比如</w:delText>
          </w:r>
          <w:r w:rsidR="002B34F9" w:rsidDel="00FD6CCF">
            <w:delText>名词用标志？</w:delText>
          </w:r>
        </w:del>
      </w:ins>
      <w:r>
        <w:rPr>
          <w:rFonts w:hint="eastAsia"/>
        </w:rPr>
        <w:t>的采集方法</w:t>
      </w:r>
      <w:bookmarkEnd w:id="1090"/>
      <w:bookmarkEnd w:id="1091"/>
      <w:bookmarkEnd w:id="1092"/>
      <w:bookmarkEnd w:id="1093"/>
    </w:p>
    <w:p w:rsidR="00050F69" w:rsidRDefault="00A438DE" w:rsidP="00A438DE">
      <w:del w:id="1101" w:author="耿正霖" w:date="2016-05-26T10:14:00Z">
        <w:r w:rsidDel="00493C63">
          <w:rPr>
            <w:rFonts w:hint="eastAsia"/>
          </w:rPr>
          <w:delText>标记</w:delText>
        </w:r>
      </w:del>
      <w:ins w:id="1102" w:author="耿正霖" w:date="2016-05-26T10:14:00Z">
        <w:r w:rsidR="00493C63">
          <w:rPr>
            <w:rFonts w:hint="eastAsia"/>
          </w:rPr>
          <w:t>标志</w:t>
        </w:r>
      </w:ins>
      <w:r>
        <w:rPr>
          <w:rFonts w:hint="eastAsia"/>
        </w:rPr>
        <w:t>一般指的是</w:t>
      </w:r>
      <w:r>
        <w:rPr>
          <w:rFonts w:hint="eastAsia"/>
        </w:rPr>
        <w:t>8</w:t>
      </w:r>
      <w:r>
        <w:rPr>
          <w:rFonts w:hint="eastAsia"/>
        </w:rPr>
        <w:t>厘米</w:t>
      </w:r>
      <w:del w:id="1103" w:author="ZH" w:date="2016-05-25T22:56:00Z">
        <w:r w:rsidDel="00DD158A">
          <w:rPr>
            <w:rFonts w:hint="eastAsia"/>
          </w:rPr>
          <w:delText>x</w:delText>
        </w:r>
        <w:r w:rsidDel="00DD158A">
          <w:delText xml:space="preserve"> </w:delText>
        </w:r>
      </w:del>
      <w:ins w:id="1104" w:author="ZH" w:date="2016-05-25T22:56:00Z">
        <w:r w:rsidR="00DD158A">
          <w:t>×</w:t>
        </w:r>
      </w:ins>
      <w:r>
        <w:rPr>
          <w:rFonts w:hint="eastAsia"/>
        </w:rPr>
        <w:t>8</w:t>
      </w:r>
      <w:r>
        <w:rPr>
          <w:rFonts w:hint="eastAsia"/>
        </w:rPr>
        <w:t>厘米的正方形图案。</w:t>
      </w:r>
      <w:r w:rsidR="00096D07">
        <w:rPr>
          <w:rFonts w:hint="eastAsia"/>
        </w:rPr>
        <w:t>如</w:t>
      </w:r>
      <w:r w:rsidR="00096D07">
        <w:fldChar w:fldCharType="begin"/>
      </w:r>
      <w:r w:rsidR="00096D07">
        <w:instrText xml:space="preserve"> </w:instrText>
      </w:r>
      <w:r w:rsidR="00096D07">
        <w:rPr>
          <w:rFonts w:hint="eastAsia"/>
        </w:rPr>
        <w:instrText>REF _Ref451116939 \h</w:instrText>
      </w:r>
      <w:r w:rsidR="00096D07">
        <w:instrText xml:space="preserve"> </w:instrText>
      </w:r>
      <w:r w:rsidR="00096D07">
        <w:fldChar w:fldCharType="separate"/>
      </w:r>
      <w:r w:rsidR="00096D07">
        <w:t>图</w:t>
      </w:r>
      <w:r w:rsidR="00096D07">
        <w:t xml:space="preserve"> </w:t>
      </w:r>
      <w:r w:rsidR="00096D07">
        <w:rPr>
          <w:noProof/>
        </w:rPr>
        <w:t>3</w:t>
      </w:r>
      <w:r w:rsidR="00096D07">
        <w:t>.</w:t>
      </w:r>
      <w:r w:rsidR="00096D07">
        <w:rPr>
          <w:noProof/>
        </w:rPr>
        <w:t>1</w:t>
      </w:r>
      <w:r w:rsidR="00096D07">
        <w:fldChar w:fldCharType="end"/>
      </w:r>
      <w:r w:rsidR="00096D07">
        <w:rPr>
          <w:rFonts w:hint="eastAsia"/>
        </w:rPr>
        <w:t>(</w:t>
      </w:r>
      <w:r w:rsidR="00096D07">
        <w:t>a</w:t>
      </w:r>
      <w:proofErr w:type="gramStart"/>
      <w:r w:rsidR="00096D07">
        <w:rPr>
          <w:rFonts w:hint="eastAsia"/>
        </w:rPr>
        <w:t>)</w:t>
      </w:r>
      <w:ins w:id="1105" w:author="ZH" w:date="2016-05-25T22:56:00Z">
        <w:r w:rsidR="00DD158A">
          <w:rPr>
            <w:rFonts w:hint="eastAsia"/>
          </w:rPr>
          <w:t>中</w:t>
        </w:r>
        <w:r w:rsidR="00DD158A">
          <w:t>的</w:t>
        </w:r>
      </w:ins>
      <w:proofErr w:type="gramEnd"/>
      <w:ins w:id="1106" w:author="耿正霖" w:date="2016-05-26T10:36:00Z">
        <w:r w:rsidR="00FD6CCF">
          <w:rPr>
            <w:rFonts w:hint="eastAsia"/>
          </w:rPr>
          <w:t>“</w:t>
        </w:r>
      </w:ins>
      <w:ins w:id="1107" w:author="耿正霖" w:date="2016-05-26T10:37:00Z">
        <w:r w:rsidR="00FD6CCF">
          <w:rPr>
            <w:rFonts w:hint="eastAsia"/>
          </w:rPr>
          <w:t>岳”字标志</w:t>
        </w:r>
      </w:ins>
      <w:ins w:id="1108" w:author="ZH" w:date="2016-05-25T22:56:00Z">
        <w:del w:id="1109" w:author="耿正霖" w:date="2016-05-26T10:36:00Z">
          <w:r w:rsidR="00DD158A" w:rsidDel="00FD6CCF">
            <w:delText>……</w:delText>
          </w:r>
        </w:del>
      </w:ins>
      <w:r w:rsidR="00096D07">
        <w:rPr>
          <w:rFonts w:hint="eastAsia"/>
        </w:rPr>
        <w:t>。</w:t>
      </w:r>
      <w:proofErr w:type="spellStart"/>
      <w:r w:rsidR="00050F69" w:rsidRPr="00C24A4E">
        <w:t>ARToolkit</w:t>
      </w:r>
      <w:proofErr w:type="spellEnd"/>
      <w:ins w:id="1110" w:author="耿正霖" w:date="2016-05-26T10:38:00Z">
        <w:r w:rsidR="00C07EF3" w:rsidRPr="00C24A4E">
          <w:rPr>
            <w:rFonts w:hint="eastAsia"/>
            <w:rPrChange w:id="1111" w:author="耿正霖" w:date="2016-05-26T15:13:00Z">
              <w:rPr>
                <w:rFonts w:hint="eastAsia"/>
                <w:highlight w:val="yellow"/>
              </w:rPr>
            </w:rPrChange>
          </w:rPr>
          <w:t>的功能是</w:t>
        </w:r>
      </w:ins>
      <w:ins w:id="1112" w:author="ZH" w:date="2016-05-25T22:58:00Z">
        <w:del w:id="1113" w:author="耿正霖" w:date="2016-05-26T10:38:00Z">
          <w:r w:rsidR="00DC5A67" w:rsidDel="00C07EF3">
            <w:rPr>
              <w:rFonts w:hint="eastAsia"/>
            </w:rPr>
            <w:delText>界定</w:delText>
          </w:r>
          <w:r w:rsidR="00DC5A67" w:rsidDel="00C07EF3">
            <w:delText>清楚</w:delText>
          </w:r>
          <w:r w:rsidR="00DC5A67" w:rsidDel="00C07EF3">
            <w:rPr>
              <w:rFonts w:hint="eastAsia"/>
            </w:rPr>
            <w:delText>它</w:delText>
          </w:r>
          <w:r w:rsidR="00DC5A67" w:rsidDel="00C07EF3">
            <w:delText>提供</w:delText>
          </w:r>
        </w:del>
      </w:ins>
      <w:ins w:id="1114" w:author="ZH" w:date="2016-05-25T23:07:00Z">
        <w:del w:id="1115" w:author="耿正霖" w:date="2016-05-26T10:38:00Z">
          <w:r w:rsidR="00DC7459" w:rsidDel="00C07EF3">
            <w:rPr>
              <w:rFonts w:hint="eastAsia"/>
            </w:rPr>
            <w:delText>哪些</w:delText>
          </w:r>
        </w:del>
      </w:ins>
      <w:ins w:id="1116" w:author="ZH" w:date="2016-05-25T22:58:00Z">
        <w:del w:id="1117" w:author="耿正霖" w:date="2016-05-26T10:38:00Z">
          <w:r w:rsidR="00DC5A67" w:rsidDel="00C07EF3">
            <w:delText>功能，</w:delText>
          </w:r>
        </w:del>
      </w:ins>
      <w:ins w:id="1118" w:author="ZH" w:date="2016-05-25T22:59:00Z">
        <w:del w:id="1119" w:author="耿正霖" w:date="2016-05-26T10:38:00Z">
          <w:r w:rsidR="00325704" w:rsidDel="00C07EF3">
            <w:rPr>
              <w:rFonts w:hint="eastAsia"/>
            </w:rPr>
            <w:delText>你</w:delText>
          </w:r>
        </w:del>
      </w:ins>
      <w:ins w:id="1120" w:author="ZH" w:date="2016-05-25T22:58:00Z">
        <w:del w:id="1121" w:author="耿正霖" w:date="2016-05-26T10:38:00Z">
          <w:r w:rsidR="00DC5A67" w:rsidDel="00C07EF3">
            <w:delText>通过哪些接口函数调用相应功能</w:delText>
          </w:r>
        </w:del>
      </w:ins>
      <w:r w:rsidR="00050F69">
        <w:rPr>
          <w:rFonts w:hint="eastAsia"/>
        </w:rPr>
        <w:t>以相机采集的视频为输入，</w:t>
      </w:r>
      <w:del w:id="1122" w:author="耿正霖" w:date="2016-05-26T10:39:00Z">
        <w:r w:rsidR="00050F69" w:rsidDel="00C07EF3">
          <w:rPr>
            <w:rFonts w:hint="eastAsia"/>
          </w:rPr>
          <w:delText>在每一视频帧内搜索正方形形状，当如果正方形内的图案与事先制定的图案匹配，系统就通过</w:delText>
        </w:r>
      </w:del>
      <w:ins w:id="1123" w:author="耿正霖" w:date="2016-05-26T10:39:00Z">
        <w:r w:rsidR="00C07EF3">
          <w:rPr>
            <w:rFonts w:hint="eastAsia"/>
          </w:rPr>
          <w:t>根据</w:t>
        </w:r>
      </w:ins>
      <w:r w:rsidR="00050F69">
        <w:rPr>
          <w:rFonts w:hint="eastAsia"/>
        </w:rPr>
        <w:t>视频帧里图案的大小和旋转角度，来计算相机的</w:t>
      </w:r>
      <w:r w:rsidR="00C87899">
        <w:rPr>
          <w:rFonts w:hint="eastAsia"/>
        </w:rPr>
        <w:t>相对</w:t>
      </w:r>
      <w:r w:rsidR="00050F69">
        <w:rPr>
          <w:rFonts w:hint="eastAsia"/>
        </w:rPr>
        <w:t>坐标和旋转角度。</w:t>
      </w:r>
      <w:ins w:id="1124" w:author="耿正霖" w:date="2016-05-26T10:39:00Z">
        <w:r w:rsidR="00C07EF3">
          <w:rPr>
            <w:rFonts w:hint="eastAsia"/>
          </w:rPr>
          <w:t>相机的相对坐标和旋转角度可以直接</w:t>
        </w:r>
      </w:ins>
      <w:ins w:id="1125" w:author="耿正霖" w:date="2016-05-26T10:40:00Z">
        <w:r w:rsidR="00C07EF3">
          <w:rPr>
            <w:rFonts w:hint="eastAsia"/>
          </w:rPr>
          <w:t>在</w:t>
        </w:r>
        <w:proofErr w:type="spellStart"/>
        <w:r w:rsidR="00C07EF3">
          <w:rPr>
            <w:rFonts w:hint="eastAsia"/>
          </w:rPr>
          <w:t>ART</w:t>
        </w:r>
        <w:r w:rsidR="00C07EF3">
          <w:t>oolkit</w:t>
        </w:r>
        <w:proofErr w:type="spellEnd"/>
        <w:r w:rsidR="00C07EF3">
          <w:rPr>
            <w:rFonts w:hint="eastAsia"/>
          </w:rPr>
          <w:t>在</w:t>
        </w:r>
        <w:r w:rsidR="00C07EF3">
          <w:rPr>
            <w:rFonts w:hint="eastAsia"/>
          </w:rPr>
          <w:t>Unity</w:t>
        </w:r>
        <w:r w:rsidR="00C07EF3">
          <w:rPr>
            <w:rFonts w:hint="eastAsia"/>
          </w:rPr>
          <w:t>中提供的</w:t>
        </w:r>
        <w:proofErr w:type="spellStart"/>
        <w:r w:rsidR="00C07EF3">
          <w:rPr>
            <w:rFonts w:hint="eastAsia"/>
          </w:rPr>
          <w:t>ARCamera</w:t>
        </w:r>
        <w:proofErr w:type="spellEnd"/>
        <w:r w:rsidR="00C07EF3">
          <w:rPr>
            <w:rFonts w:hint="eastAsia"/>
          </w:rPr>
          <w:t>读取得到。</w:t>
        </w:r>
      </w:ins>
      <w:r w:rsidR="00050F69">
        <w:rPr>
          <w:rFonts w:hint="eastAsia"/>
        </w:rPr>
        <w:t>当关于相机的三维信息确定了以后，就可以视频帧上绘制</w:t>
      </w:r>
      <w:r w:rsidR="00C87899">
        <w:rPr>
          <w:rFonts w:hint="eastAsia"/>
        </w:rPr>
        <w:t>三维图形了。</w:t>
      </w:r>
    </w:p>
    <w:p w:rsidR="00A438DE" w:rsidRDefault="00A438DE" w:rsidP="00A438DE">
      <w:r>
        <w:rPr>
          <w:rFonts w:hint="eastAsia"/>
        </w:rPr>
        <w:t>一个图案想要使用作为</w:t>
      </w:r>
      <w:del w:id="1126" w:author="耿正霖" w:date="2016-05-26T10:14:00Z">
        <w:r w:rsidDel="00493C63">
          <w:rPr>
            <w:rFonts w:hint="eastAsia"/>
          </w:rPr>
          <w:delText>标记</w:delText>
        </w:r>
      </w:del>
      <w:ins w:id="1127" w:author="耿正霖" w:date="2016-05-26T10:14:00Z">
        <w:r w:rsidR="00493C63">
          <w:rPr>
            <w:rFonts w:hint="eastAsia"/>
          </w:rPr>
          <w:t>标志</w:t>
        </w:r>
      </w:ins>
      <w:r>
        <w:rPr>
          <w:rFonts w:hint="eastAsia"/>
        </w:rPr>
        <w:t>需要具有如下特征：</w:t>
      </w:r>
    </w:p>
    <w:p w:rsidR="00A438DE" w:rsidRDefault="00A438DE" w:rsidP="00A438DE">
      <w:pPr>
        <w:pStyle w:val="ListParagraph"/>
        <w:numPr>
          <w:ilvl w:val="0"/>
          <w:numId w:val="17"/>
        </w:numPr>
        <w:ind w:firstLineChars="0"/>
      </w:pPr>
      <w:r>
        <w:rPr>
          <w:rFonts w:hint="eastAsia"/>
        </w:rPr>
        <w:t>图案需要有一定复杂性。且图案不能是对称图形，否则系统无法正确通过图案识别相机坐标。</w:t>
      </w:r>
    </w:p>
    <w:p w:rsidR="00A438DE" w:rsidRDefault="00A438DE" w:rsidP="00A438DE">
      <w:pPr>
        <w:pStyle w:val="ListParagraph"/>
        <w:numPr>
          <w:ilvl w:val="0"/>
          <w:numId w:val="17"/>
        </w:numPr>
        <w:ind w:firstLineChars="0"/>
      </w:pPr>
      <w:r>
        <w:rPr>
          <w:rFonts w:hint="eastAsia"/>
        </w:rPr>
        <w:t>图案需要放置在一个黑色正方形框</w:t>
      </w:r>
      <w:r w:rsidR="00050F69">
        <w:rPr>
          <w:rFonts w:hint="eastAsia"/>
        </w:rPr>
        <w:t>内，且边框宽度占图案的</w:t>
      </w:r>
      <w:r w:rsidR="00050F69">
        <w:rPr>
          <w:rFonts w:hint="eastAsia"/>
        </w:rPr>
        <w:t>25%</w:t>
      </w:r>
      <w:r w:rsidR="00050F69">
        <w:rPr>
          <w:rFonts w:hint="eastAsia"/>
        </w:rPr>
        <w:t>，即</w:t>
      </w:r>
      <w:r w:rsidR="00050F69">
        <w:rPr>
          <w:rFonts w:hint="eastAsia"/>
        </w:rPr>
        <w:t>2</w:t>
      </w:r>
      <w:r w:rsidR="00050F69">
        <w:rPr>
          <w:rFonts w:hint="eastAsia"/>
        </w:rPr>
        <w:t>厘米。</w:t>
      </w:r>
    </w:p>
    <w:p w:rsidR="00A438DE" w:rsidRDefault="00A438DE" w:rsidP="00A438DE">
      <w:pPr>
        <w:pStyle w:val="ListParagraph"/>
        <w:numPr>
          <w:ilvl w:val="0"/>
          <w:numId w:val="17"/>
        </w:numPr>
        <w:ind w:firstLineChars="0"/>
      </w:pPr>
      <w:r>
        <w:rPr>
          <w:rFonts w:hint="eastAsia"/>
        </w:rPr>
        <w:t>黑色边框之外还需要有一段白色或浅色的</w:t>
      </w:r>
      <w:r w:rsidR="00050F69">
        <w:rPr>
          <w:rFonts w:hint="eastAsia"/>
        </w:rPr>
        <w:t>填充。</w:t>
      </w:r>
    </w:p>
    <w:p w:rsidR="00C87899" w:rsidRDefault="00050F69" w:rsidP="009E037F">
      <w:r>
        <w:rPr>
          <w:rFonts w:hint="eastAsia"/>
        </w:rPr>
        <w:t>关于</w:t>
      </w:r>
      <w:del w:id="1128" w:author="耿正霖" w:date="2016-05-26T10:14:00Z">
        <w:r w:rsidDel="00493C63">
          <w:rPr>
            <w:rFonts w:hint="eastAsia"/>
          </w:rPr>
          <w:delText>标记</w:delText>
        </w:r>
      </w:del>
      <w:ins w:id="1129" w:author="耿正霖" w:date="2016-05-26T10:14:00Z">
        <w:r w:rsidR="00493C63">
          <w:rPr>
            <w:rFonts w:hint="eastAsia"/>
          </w:rPr>
          <w:t>标志</w:t>
        </w:r>
      </w:ins>
      <w:r>
        <w:rPr>
          <w:rFonts w:hint="eastAsia"/>
        </w:rPr>
        <w:t>的图案可以自由指定，当设计好</w:t>
      </w:r>
      <w:del w:id="1130" w:author="耿正霖" w:date="2016-05-26T10:14:00Z">
        <w:r w:rsidDel="00493C63">
          <w:rPr>
            <w:rFonts w:hint="eastAsia"/>
          </w:rPr>
          <w:delText>标记</w:delText>
        </w:r>
      </w:del>
      <w:ins w:id="1131" w:author="耿正霖" w:date="2016-05-26T10:14:00Z">
        <w:r w:rsidR="00493C63">
          <w:rPr>
            <w:rFonts w:hint="eastAsia"/>
          </w:rPr>
          <w:t>标志</w:t>
        </w:r>
      </w:ins>
      <w:r>
        <w:rPr>
          <w:rFonts w:hint="eastAsia"/>
        </w:rPr>
        <w:t>之后，就可以在白纸上打印出来</w:t>
      </w:r>
      <w:r w:rsidR="00C87899">
        <w:rPr>
          <w:rFonts w:hint="eastAsia"/>
        </w:rPr>
        <w:t>。在矫正好相机之后，就可以进行</w:t>
      </w:r>
      <w:del w:id="1132" w:author="耿正霖" w:date="2016-05-26T10:14:00Z">
        <w:r w:rsidR="00C87899" w:rsidDel="00493C63">
          <w:rPr>
            <w:rFonts w:hint="eastAsia"/>
          </w:rPr>
          <w:delText>标记</w:delText>
        </w:r>
      </w:del>
      <w:ins w:id="1133" w:author="耿正霖" w:date="2016-05-26T10:14:00Z">
        <w:r w:rsidR="00493C63">
          <w:rPr>
            <w:rFonts w:hint="eastAsia"/>
          </w:rPr>
          <w:t>标志</w:t>
        </w:r>
      </w:ins>
      <w:r w:rsidR="00C87899">
        <w:rPr>
          <w:rFonts w:hint="eastAsia"/>
        </w:rPr>
        <w:t>的训练。将</w:t>
      </w:r>
      <w:r w:rsidR="002C72FF">
        <w:rPr>
          <w:rFonts w:hint="eastAsia"/>
        </w:rPr>
        <w:t>相机连接电脑，</w:t>
      </w:r>
      <w:r w:rsidR="002C72FF" w:rsidRPr="00C24A4E">
        <w:rPr>
          <w:rFonts w:hint="eastAsia"/>
        </w:rPr>
        <w:t>打开</w:t>
      </w:r>
      <w:proofErr w:type="spellStart"/>
      <w:ins w:id="1134" w:author="耿正霖" w:date="2016-05-26T10:37:00Z">
        <w:r w:rsidR="00FD6CCF">
          <w:rPr>
            <w:rFonts w:hint="eastAsia"/>
          </w:rPr>
          <w:t>A</w:t>
        </w:r>
        <w:r w:rsidR="00FD6CCF">
          <w:t>RToolkit</w:t>
        </w:r>
        <w:proofErr w:type="spellEnd"/>
        <w:r w:rsidR="00FD6CCF">
          <w:t>提供的</w:t>
        </w:r>
      </w:ins>
      <w:r w:rsidR="002C72FF" w:rsidRPr="00C24A4E">
        <w:rPr>
          <w:rFonts w:hint="eastAsia"/>
        </w:rPr>
        <w:t>训练程序</w:t>
      </w:r>
      <w:ins w:id="1135" w:author="ZH" w:date="2016-05-25T23:07:00Z">
        <w:del w:id="1136" w:author="耿正霖" w:date="2016-05-26T10:37:00Z">
          <w:r w:rsidR="002B34F9" w:rsidDel="00FD6CCF">
            <w:rPr>
              <w:rFonts w:hint="eastAsia"/>
            </w:rPr>
            <w:delText>A</w:delText>
          </w:r>
          <w:r w:rsidR="002B34F9" w:rsidDel="00FD6CCF">
            <w:delText>RToolkit</w:delText>
          </w:r>
          <w:r w:rsidR="002B34F9" w:rsidDel="00FD6CCF">
            <w:delText>提供的功能？</w:delText>
          </w:r>
        </w:del>
      </w:ins>
      <w:r w:rsidR="002C72FF">
        <w:rPr>
          <w:rFonts w:hint="eastAsia"/>
        </w:rPr>
        <w:t>，当</w:t>
      </w:r>
      <w:del w:id="1137" w:author="耿正霖" w:date="2016-05-26T10:14:00Z">
        <w:r w:rsidR="002C72FF" w:rsidDel="00493C63">
          <w:rPr>
            <w:rFonts w:hint="eastAsia"/>
          </w:rPr>
          <w:delText>标记</w:delText>
        </w:r>
      </w:del>
      <w:ins w:id="1138" w:author="耿正霖" w:date="2016-05-26T10:14:00Z">
        <w:r w:rsidR="00493C63">
          <w:rPr>
            <w:rFonts w:hint="eastAsia"/>
          </w:rPr>
          <w:t>标志</w:t>
        </w:r>
      </w:ins>
      <w:r w:rsidR="002C72FF">
        <w:rPr>
          <w:rFonts w:hint="eastAsia"/>
        </w:rPr>
        <w:t>外被</w:t>
      </w:r>
      <w:del w:id="1139" w:author="耿正霖" w:date="2016-05-26T10:14:00Z">
        <w:r w:rsidR="002C72FF" w:rsidDel="00493C63">
          <w:rPr>
            <w:rFonts w:hint="eastAsia"/>
          </w:rPr>
          <w:delText>标记</w:delText>
        </w:r>
      </w:del>
      <w:ins w:id="1140" w:author="耿正霖" w:date="2016-05-26T10:14:00Z">
        <w:r w:rsidR="00493C63">
          <w:rPr>
            <w:rFonts w:hint="eastAsia"/>
          </w:rPr>
          <w:t>标志</w:t>
        </w:r>
      </w:ins>
      <w:r w:rsidR="002C72FF">
        <w:rPr>
          <w:rFonts w:hint="eastAsia"/>
        </w:rPr>
        <w:t>上红色和绿色的边框</w:t>
      </w:r>
      <w:r w:rsidR="00C87899">
        <w:rPr>
          <w:rFonts w:hint="eastAsia"/>
        </w:rPr>
        <w:t>，表示系统可以识别</w:t>
      </w:r>
      <w:del w:id="1141" w:author="耿正霖" w:date="2016-05-26T10:14:00Z">
        <w:r w:rsidR="00C87899" w:rsidDel="00493C63">
          <w:rPr>
            <w:rFonts w:hint="eastAsia"/>
          </w:rPr>
          <w:delText>标记</w:delText>
        </w:r>
      </w:del>
      <w:ins w:id="1142" w:author="耿正霖" w:date="2016-05-26T10:14:00Z">
        <w:r w:rsidR="00493C63">
          <w:rPr>
            <w:rFonts w:hint="eastAsia"/>
          </w:rPr>
          <w:t>标志</w:t>
        </w:r>
      </w:ins>
      <w:r w:rsidR="00C87899">
        <w:rPr>
          <w:rFonts w:hint="eastAsia"/>
        </w:rPr>
        <w:t>，此时保存</w:t>
      </w:r>
      <w:del w:id="1143" w:author="耿正霖" w:date="2016-05-26T10:14:00Z">
        <w:r w:rsidR="00C87899" w:rsidDel="00493C63">
          <w:rPr>
            <w:rFonts w:hint="eastAsia"/>
          </w:rPr>
          <w:delText>标记</w:delText>
        </w:r>
      </w:del>
      <w:ins w:id="1144" w:author="耿正霖" w:date="2016-05-26T10:14:00Z">
        <w:r w:rsidR="00493C63">
          <w:rPr>
            <w:rFonts w:hint="eastAsia"/>
          </w:rPr>
          <w:t>标志</w:t>
        </w:r>
      </w:ins>
      <w:r w:rsidR="00C87899">
        <w:rPr>
          <w:rFonts w:hint="eastAsia"/>
        </w:rPr>
        <w:t>即可。</w:t>
      </w:r>
      <w:r w:rsidR="00096D07">
        <w:rPr>
          <w:rFonts w:hint="eastAsia"/>
        </w:rPr>
        <w:t>如</w:t>
      </w:r>
      <w:r w:rsidR="00096D07">
        <w:fldChar w:fldCharType="begin"/>
      </w:r>
      <w:r w:rsidR="00096D07">
        <w:instrText xml:space="preserve"> </w:instrText>
      </w:r>
      <w:r w:rsidR="00096D07">
        <w:rPr>
          <w:rFonts w:hint="eastAsia"/>
        </w:rPr>
        <w:instrText>REF _Ref451116939 \h</w:instrText>
      </w:r>
      <w:r w:rsidR="00096D07">
        <w:instrText xml:space="preserve"> </w:instrText>
      </w:r>
      <w:r w:rsidR="00096D07">
        <w:fldChar w:fldCharType="separate"/>
      </w:r>
      <w:r w:rsidR="00096D07">
        <w:t>图</w:t>
      </w:r>
      <w:r w:rsidR="00096D07">
        <w:t xml:space="preserve"> </w:t>
      </w:r>
      <w:r w:rsidR="00096D07">
        <w:rPr>
          <w:noProof/>
        </w:rPr>
        <w:t>3</w:t>
      </w:r>
      <w:r w:rsidR="00096D07">
        <w:t>.</w:t>
      </w:r>
      <w:r w:rsidR="00096D07">
        <w:rPr>
          <w:noProof/>
        </w:rPr>
        <w:t>1</w:t>
      </w:r>
      <w:r w:rsidR="00096D07">
        <w:fldChar w:fldCharType="end"/>
      </w:r>
      <w:r w:rsidR="00096D07">
        <w:rPr>
          <w:rFonts w:hint="eastAsia"/>
        </w:rPr>
        <w:t>(</w:t>
      </w:r>
      <w:r w:rsidR="00096D07">
        <w:t>a</w:t>
      </w:r>
      <w:proofErr w:type="gramStart"/>
      <w:r w:rsidR="00096D07">
        <w:rPr>
          <w:rFonts w:hint="eastAsia"/>
        </w:rPr>
        <w:t>)</w:t>
      </w:r>
      <w:r w:rsidR="00096D07">
        <w:rPr>
          <w:rFonts w:hint="eastAsia"/>
        </w:rPr>
        <w:t>。</w:t>
      </w:r>
      <w:proofErr w:type="gramEnd"/>
    </w:p>
    <w:p w:rsidR="00FC703D" w:rsidRDefault="002C72FF" w:rsidP="00FC703D">
      <w:del w:id="1145" w:author="耿正霖" w:date="2016-05-26T10:14:00Z">
        <w:r w:rsidDel="00493C63">
          <w:rPr>
            <w:rFonts w:hint="eastAsia"/>
          </w:rPr>
          <w:delText>标记</w:delText>
        </w:r>
      </w:del>
      <w:ins w:id="1146" w:author="耿正霖" w:date="2016-05-26T10:14:00Z">
        <w:r w:rsidR="00493C63">
          <w:rPr>
            <w:rFonts w:hint="eastAsia"/>
          </w:rPr>
          <w:t>标志</w:t>
        </w:r>
      </w:ins>
      <w:r>
        <w:rPr>
          <w:rFonts w:hint="eastAsia"/>
        </w:rPr>
        <w:t>训练好之后就可以使用</w:t>
      </w:r>
      <w:del w:id="1147" w:author="耿正霖" w:date="2016-05-26T10:14:00Z">
        <w:r w:rsidDel="00493C63">
          <w:rPr>
            <w:rFonts w:hint="eastAsia"/>
          </w:rPr>
          <w:delText>标记</w:delText>
        </w:r>
      </w:del>
      <w:ins w:id="1148" w:author="耿正霖" w:date="2016-05-26T10:14:00Z">
        <w:r w:rsidR="00493C63">
          <w:rPr>
            <w:rFonts w:hint="eastAsia"/>
          </w:rPr>
          <w:t>标志</w:t>
        </w:r>
      </w:ins>
      <w:r>
        <w:rPr>
          <w:rFonts w:hint="eastAsia"/>
        </w:rPr>
        <w:t>进行采集了。采集过程分为两个阶段。第一阶段是调整阶段。在这一阶段用户需要把</w:t>
      </w:r>
      <w:del w:id="1149" w:author="耿正霖" w:date="2016-05-26T10:14:00Z">
        <w:r w:rsidDel="00493C63">
          <w:rPr>
            <w:rFonts w:hint="eastAsia"/>
          </w:rPr>
          <w:delText>框线球</w:delText>
        </w:r>
      </w:del>
      <w:ins w:id="1150" w:author="耿正霖" w:date="2016-05-26T10:14:00Z">
        <w:r w:rsidR="00493C63">
          <w:rPr>
            <w:rFonts w:hint="eastAsia"/>
          </w:rPr>
          <w:t>线框球</w:t>
        </w:r>
      </w:ins>
      <w:r>
        <w:rPr>
          <w:rFonts w:hint="eastAsia"/>
        </w:rPr>
        <w:t>放置到场景物体的周围。</w:t>
      </w:r>
      <w:r w:rsidR="00C32C11">
        <w:rPr>
          <w:rFonts w:hint="eastAsia"/>
        </w:rPr>
        <w:t>在三维空间中想要把</w:t>
      </w:r>
      <w:del w:id="1151" w:author="耿正霖" w:date="2016-05-26T10:14:00Z">
        <w:r w:rsidR="00C32C11" w:rsidDel="00493C63">
          <w:rPr>
            <w:rFonts w:hint="eastAsia"/>
          </w:rPr>
          <w:delText>框线球</w:delText>
        </w:r>
      </w:del>
      <w:ins w:id="1152" w:author="耿正霖" w:date="2016-05-26T10:14:00Z">
        <w:r w:rsidR="00493C63">
          <w:rPr>
            <w:rFonts w:hint="eastAsia"/>
          </w:rPr>
          <w:t>线框球</w:t>
        </w:r>
      </w:ins>
      <w:r w:rsidR="00C32C11">
        <w:rPr>
          <w:rFonts w:hint="eastAsia"/>
        </w:rPr>
        <w:t>放到合适的位置并不是一件容易的事情。最简单的方法是要求用户在</w:t>
      </w:r>
      <w:r w:rsidR="00C32C11">
        <w:rPr>
          <w:rFonts w:hint="eastAsia"/>
        </w:rPr>
        <w:t>x</w:t>
      </w:r>
      <w:r w:rsidR="00C32C11">
        <w:rPr>
          <w:rFonts w:hint="eastAsia"/>
        </w:rPr>
        <w:t>轴，</w:t>
      </w:r>
      <w:r w:rsidR="00C32C11">
        <w:rPr>
          <w:rFonts w:hint="eastAsia"/>
        </w:rPr>
        <w:t>y</w:t>
      </w:r>
      <w:r w:rsidR="00C32C11">
        <w:rPr>
          <w:rFonts w:hint="eastAsia"/>
        </w:rPr>
        <w:t>轴，</w:t>
      </w:r>
      <w:r w:rsidR="00C32C11">
        <w:rPr>
          <w:rFonts w:hint="eastAsia"/>
        </w:rPr>
        <w:t>z</w:t>
      </w:r>
      <w:r w:rsidR="00C32C11">
        <w:rPr>
          <w:rFonts w:hint="eastAsia"/>
        </w:rPr>
        <w:t>轴三个维度以及球的半径一共四个维度上进行调整，但是这样调整费时费力。本系统中，用户只需要对</w:t>
      </w:r>
      <w:del w:id="1153" w:author="耿正霖" w:date="2016-05-26T10:14:00Z">
        <w:r w:rsidR="00C32C11" w:rsidDel="00493C63">
          <w:rPr>
            <w:rFonts w:hint="eastAsia"/>
          </w:rPr>
          <w:delText>框线球</w:delText>
        </w:r>
      </w:del>
      <w:ins w:id="1154" w:author="耿正霖" w:date="2016-05-26T10:14:00Z">
        <w:r w:rsidR="00493C63">
          <w:rPr>
            <w:rFonts w:hint="eastAsia"/>
          </w:rPr>
          <w:t>线框球</w:t>
        </w:r>
      </w:ins>
      <w:r w:rsidR="00C32C11">
        <w:rPr>
          <w:rFonts w:hint="eastAsia"/>
        </w:rPr>
        <w:t>到相机距离以及</w:t>
      </w:r>
      <w:del w:id="1155" w:author="耿正霖" w:date="2016-05-26T10:14:00Z">
        <w:r w:rsidR="00C32C11" w:rsidDel="00493C63">
          <w:rPr>
            <w:rFonts w:hint="eastAsia"/>
          </w:rPr>
          <w:delText>框线球</w:delText>
        </w:r>
      </w:del>
      <w:ins w:id="1156" w:author="耿正霖" w:date="2016-05-26T10:14:00Z">
        <w:r w:rsidR="00493C63">
          <w:rPr>
            <w:rFonts w:hint="eastAsia"/>
          </w:rPr>
          <w:t>线框球</w:t>
        </w:r>
      </w:ins>
      <w:r w:rsidR="00C32C11">
        <w:rPr>
          <w:rFonts w:hint="eastAsia"/>
        </w:rPr>
        <w:t>半径这两个维度进行调整。</w:t>
      </w:r>
      <w:r w:rsidR="00C32C11" w:rsidRPr="00C24A4E">
        <w:rPr>
          <w:rFonts w:hint="eastAsia"/>
        </w:rPr>
        <w:t>具体调整过程如下。</w:t>
      </w:r>
      <w:ins w:id="1157" w:author="ZH" w:date="2016-05-25T23:09:00Z">
        <w:del w:id="1158" w:author="耿正霖" w:date="2016-05-26T10:45:00Z">
          <w:r w:rsidR="00CC452E" w:rsidDel="00C07EF3">
            <w:rPr>
              <w:rFonts w:hint="eastAsia"/>
            </w:rPr>
            <w:delText>仔细</w:delText>
          </w:r>
          <w:r w:rsidR="00CC452E" w:rsidDel="00C07EF3">
            <w:delText>考虑</w:delText>
          </w:r>
        </w:del>
      </w:ins>
      <w:ins w:id="1159" w:author="ZH" w:date="2016-05-25T23:10:00Z">
        <w:del w:id="1160" w:author="耿正霖" w:date="2016-05-26T10:45:00Z">
          <w:r w:rsidR="00CC452E" w:rsidDel="00C07EF3">
            <w:delText>系统那章和本章的区别，</w:delText>
          </w:r>
          <w:r w:rsidR="00CC452E" w:rsidDel="00C07EF3">
            <w:rPr>
              <w:rFonts w:hint="eastAsia"/>
            </w:rPr>
            <w:delText>不要</w:delText>
          </w:r>
          <w:r w:rsidR="00CC452E" w:rsidDel="00C07EF3">
            <w:delText>前后重复。</w:delText>
          </w:r>
        </w:del>
      </w:ins>
      <w:r w:rsidR="00C32C11">
        <w:rPr>
          <w:rFonts w:hint="eastAsia"/>
        </w:rPr>
        <w:t>在调整阶段，</w:t>
      </w:r>
      <w:r>
        <w:rPr>
          <w:rFonts w:hint="eastAsia"/>
        </w:rPr>
        <w:t>屏幕下方有四个按钮以</w:t>
      </w:r>
      <w:r>
        <w:rPr>
          <w:rFonts w:hint="eastAsia"/>
        </w:rPr>
        <w:lastRenderedPageBreak/>
        <w:t>及屏幕中央</w:t>
      </w:r>
      <w:r w:rsidR="00C32C11">
        <w:rPr>
          <w:rFonts w:hint="eastAsia"/>
        </w:rPr>
        <w:t>有</w:t>
      </w:r>
      <w:r>
        <w:rPr>
          <w:rFonts w:hint="eastAsia"/>
        </w:rPr>
        <w:t>一个按钮可供用户操作，来调整</w:t>
      </w:r>
      <w:del w:id="1161" w:author="耿正霖" w:date="2016-05-26T10:14:00Z">
        <w:r w:rsidDel="00493C63">
          <w:rPr>
            <w:rFonts w:hint="eastAsia"/>
          </w:rPr>
          <w:delText>框线球</w:delText>
        </w:r>
      </w:del>
      <w:ins w:id="1162" w:author="耿正霖" w:date="2016-05-26T10:14:00Z">
        <w:r w:rsidR="00493C63">
          <w:rPr>
            <w:rFonts w:hint="eastAsia"/>
          </w:rPr>
          <w:t>线框球</w:t>
        </w:r>
      </w:ins>
      <w:r>
        <w:rPr>
          <w:rFonts w:hint="eastAsia"/>
        </w:rPr>
        <w:t>的位置。</w:t>
      </w:r>
      <w:r w:rsidR="00096D07">
        <w:rPr>
          <w:rFonts w:hint="eastAsia"/>
        </w:rPr>
        <w:t>如</w:t>
      </w:r>
      <w:r w:rsidR="00096D07">
        <w:fldChar w:fldCharType="begin"/>
      </w:r>
      <w:r w:rsidR="00096D07">
        <w:instrText xml:space="preserve"> </w:instrText>
      </w:r>
      <w:r w:rsidR="00096D07">
        <w:rPr>
          <w:rFonts w:hint="eastAsia"/>
        </w:rPr>
        <w:instrText>REF _Ref451116939 \h</w:instrText>
      </w:r>
      <w:r w:rsidR="00096D07">
        <w:instrText xml:space="preserve"> </w:instrText>
      </w:r>
      <w:r w:rsidR="00096D07">
        <w:fldChar w:fldCharType="separate"/>
      </w:r>
      <w:r w:rsidR="00096D07">
        <w:t>图</w:t>
      </w:r>
      <w:r w:rsidR="00096D07">
        <w:t xml:space="preserve"> </w:t>
      </w:r>
      <w:r w:rsidR="00096D07">
        <w:rPr>
          <w:noProof/>
        </w:rPr>
        <w:t>3</w:t>
      </w:r>
      <w:r w:rsidR="00096D07">
        <w:t>.</w:t>
      </w:r>
      <w:r w:rsidR="00096D07">
        <w:rPr>
          <w:noProof/>
        </w:rPr>
        <w:t>1</w:t>
      </w:r>
      <w:r w:rsidR="00096D07">
        <w:fldChar w:fldCharType="end"/>
      </w:r>
      <w:r w:rsidR="00096D07">
        <w:rPr>
          <w:rFonts w:hint="eastAsia"/>
        </w:rPr>
        <w:t>(</w:t>
      </w:r>
      <w:r w:rsidR="00096D07">
        <w:t>c</w:t>
      </w:r>
      <w:proofErr w:type="gramStart"/>
      <w:r w:rsidR="00096D07">
        <w:rPr>
          <w:rFonts w:hint="eastAsia"/>
        </w:rPr>
        <w:t>)</w:t>
      </w:r>
      <w:r w:rsidR="00096D07">
        <w:rPr>
          <w:rFonts w:hint="eastAsia"/>
        </w:rPr>
        <w:t>。</w:t>
      </w:r>
      <w:proofErr w:type="gramEnd"/>
      <w:r>
        <w:rPr>
          <w:rFonts w:hint="eastAsia"/>
        </w:rPr>
        <w:t>屏幕中央的十字为绿色时，表示锁定</w:t>
      </w:r>
      <w:del w:id="1163" w:author="耿正霖" w:date="2016-05-26T10:14:00Z">
        <w:r w:rsidDel="00493C63">
          <w:rPr>
            <w:rFonts w:hint="eastAsia"/>
          </w:rPr>
          <w:delText>框线球</w:delText>
        </w:r>
      </w:del>
      <w:ins w:id="1164" w:author="耿正霖" w:date="2016-05-26T10:14:00Z">
        <w:r w:rsidR="00493C63">
          <w:rPr>
            <w:rFonts w:hint="eastAsia"/>
          </w:rPr>
          <w:t>线框球</w:t>
        </w:r>
      </w:ins>
      <w:r>
        <w:rPr>
          <w:rFonts w:hint="eastAsia"/>
        </w:rPr>
        <w:t>在屏幕中央，此时</w:t>
      </w:r>
      <w:del w:id="1165" w:author="耿正霖" w:date="2016-05-26T10:14:00Z">
        <w:r w:rsidDel="00493C63">
          <w:rPr>
            <w:rFonts w:hint="eastAsia"/>
          </w:rPr>
          <w:delText>框线球</w:delText>
        </w:r>
      </w:del>
      <w:ins w:id="1166" w:author="耿正霖" w:date="2016-05-26T10:14:00Z">
        <w:r w:rsidR="00493C63">
          <w:rPr>
            <w:rFonts w:hint="eastAsia"/>
          </w:rPr>
          <w:t>线框球</w:t>
        </w:r>
      </w:ins>
      <w:r>
        <w:rPr>
          <w:rFonts w:hint="eastAsia"/>
        </w:rPr>
        <w:t>只能沿着相机所正对的方向进行前后运动。当十字为绿色时，</w:t>
      </w:r>
      <w:r w:rsidR="00C32C11">
        <w:rPr>
          <w:rFonts w:hint="eastAsia"/>
        </w:rPr>
        <w:t>屏幕下方的四个按钮被激活，分别对应增大</w:t>
      </w:r>
      <w:r w:rsidR="00C32C11">
        <w:rPr>
          <w:rFonts w:hint="eastAsia"/>
        </w:rPr>
        <w:t>/</w:t>
      </w:r>
      <w:r w:rsidR="00C32C11">
        <w:rPr>
          <w:rFonts w:hint="eastAsia"/>
        </w:rPr>
        <w:t>减少</w:t>
      </w:r>
      <w:del w:id="1167" w:author="耿正霖" w:date="2016-05-26T10:14:00Z">
        <w:r w:rsidR="00C32C11" w:rsidDel="00493C63">
          <w:rPr>
            <w:rFonts w:hint="eastAsia"/>
          </w:rPr>
          <w:delText>框线球</w:delText>
        </w:r>
      </w:del>
      <w:ins w:id="1168" w:author="耿正霖" w:date="2016-05-26T10:14:00Z">
        <w:r w:rsidR="00493C63">
          <w:rPr>
            <w:rFonts w:hint="eastAsia"/>
          </w:rPr>
          <w:t>线框球</w:t>
        </w:r>
      </w:ins>
      <w:r w:rsidR="00C32C11">
        <w:rPr>
          <w:rFonts w:hint="eastAsia"/>
        </w:rPr>
        <w:t>到相机的距离，增大</w:t>
      </w:r>
      <w:r w:rsidR="00C32C11">
        <w:rPr>
          <w:rFonts w:hint="eastAsia"/>
        </w:rPr>
        <w:t>/</w:t>
      </w:r>
      <w:r w:rsidR="00C32C11">
        <w:rPr>
          <w:rFonts w:hint="eastAsia"/>
        </w:rPr>
        <w:t>减小</w:t>
      </w:r>
      <w:del w:id="1169" w:author="耿正霖" w:date="2016-05-26T10:14:00Z">
        <w:r w:rsidR="00C32C11" w:rsidDel="00493C63">
          <w:rPr>
            <w:rFonts w:hint="eastAsia"/>
          </w:rPr>
          <w:delText>框线球</w:delText>
        </w:r>
      </w:del>
      <w:ins w:id="1170" w:author="耿正霖" w:date="2016-05-26T10:14:00Z">
        <w:r w:rsidR="00493C63">
          <w:rPr>
            <w:rFonts w:hint="eastAsia"/>
          </w:rPr>
          <w:t>线框球</w:t>
        </w:r>
      </w:ins>
      <w:r w:rsidR="00C32C11">
        <w:rPr>
          <w:rFonts w:hint="eastAsia"/>
        </w:rPr>
        <w:t>半径。当屏幕中央的十字为灰色的时候，表示解除</w:t>
      </w:r>
      <w:del w:id="1171" w:author="耿正霖" w:date="2016-05-26T10:14:00Z">
        <w:r w:rsidR="00C32C11" w:rsidDel="00493C63">
          <w:rPr>
            <w:rFonts w:hint="eastAsia"/>
          </w:rPr>
          <w:delText>框线球</w:delText>
        </w:r>
      </w:del>
      <w:ins w:id="1172" w:author="耿正霖" w:date="2016-05-26T10:14:00Z">
        <w:r w:rsidR="00493C63">
          <w:rPr>
            <w:rFonts w:hint="eastAsia"/>
          </w:rPr>
          <w:t>线框球</w:t>
        </w:r>
      </w:ins>
      <w:r w:rsidR="00C32C11">
        <w:rPr>
          <w:rFonts w:hint="eastAsia"/>
        </w:rPr>
        <w:t>的锁定，屏幕下方的四个按钮被禁止。此时无论相机如何运动，</w:t>
      </w:r>
      <w:del w:id="1173" w:author="耿正霖" w:date="2016-05-26T10:14:00Z">
        <w:r w:rsidR="00C32C11" w:rsidDel="00493C63">
          <w:rPr>
            <w:rFonts w:hint="eastAsia"/>
          </w:rPr>
          <w:delText>框线球</w:delText>
        </w:r>
      </w:del>
      <w:ins w:id="1174" w:author="耿正霖" w:date="2016-05-26T10:14:00Z">
        <w:r w:rsidR="00493C63">
          <w:rPr>
            <w:rFonts w:hint="eastAsia"/>
          </w:rPr>
          <w:t>线框球</w:t>
        </w:r>
      </w:ins>
      <w:r w:rsidR="00C32C11">
        <w:rPr>
          <w:rFonts w:hint="eastAsia"/>
        </w:rPr>
        <w:t>在三维空间中的位置保持不变。</w:t>
      </w:r>
      <w:r w:rsidR="00D90E68">
        <w:rPr>
          <w:rFonts w:hint="eastAsia"/>
        </w:rPr>
        <w:t>然后</w:t>
      </w:r>
      <w:r w:rsidR="00C32C11">
        <w:rPr>
          <w:rFonts w:hint="eastAsia"/>
        </w:rPr>
        <w:t>用户可以前后左右移动相机，查看</w:t>
      </w:r>
      <w:del w:id="1175" w:author="耿正霖" w:date="2016-05-26T10:14:00Z">
        <w:r w:rsidR="00C32C11" w:rsidDel="00493C63">
          <w:rPr>
            <w:rFonts w:hint="eastAsia"/>
          </w:rPr>
          <w:delText>框线球</w:delText>
        </w:r>
      </w:del>
      <w:ins w:id="1176" w:author="耿正霖" w:date="2016-05-26T10:14:00Z">
        <w:r w:rsidR="00493C63">
          <w:rPr>
            <w:rFonts w:hint="eastAsia"/>
          </w:rPr>
          <w:t>线框球</w:t>
        </w:r>
      </w:ins>
      <w:r w:rsidR="00C32C11">
        <w:rPr>
          <w:rFonts w:hint="eastAsia"/>
        </w:rPr>
        <w:t>是否处在了合适的位置。在整个调整过程中，用户需要反复切换锁定与解锁状态，在锁定状态下调整球的位置，在解锁状态下查看</w:t>
      </w:r>
      <w:r w:rsidR="00D90E68">
        <w:rPr>
          <w:rFonts w:hint="eastAsia"/>
        </w:rPr>
        <w:t>球的三维坐标，直到球处在场景物体周围时才能结束，这一过程即需要用户拥有一定的经验，同时需要有一定的空间想象能力。</w:t>
      </w:r>
      <w:r w:rsidR="00096D07">
        <w:rPr>
          <w:noProof/>
        </w:rPr>
        <w:drawing>
          <wp:anchor distT="0" distB="0" distL="114300" distR="114300" simplePos="0" relativeHeight="251679744" behindDoc="0" locked="0" layoutInCell="1" allowOverlap="1" wp14:anchorId="41F25E77" wp14:editId="0A1ED0E1">
            <wp:simplePos x="0" y="0"/>
            <wp:positionH relativeFrom="column">
              <wp:posOffset>635</wp:posOffset>
            </wp:positionH>
            <wp:positionV relativeFrom="paragraph">
              <wp:posOffset>0</wp:posOffset>
            </wp:positionV>
            <wp:extent cx="5328285" cy="1776095"/>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28285" cy="1776095"/>
                    </a:xfrm>
                    <a:prstGeom prst="rect">
                      <a:avLst/>
                    </a:prstGeom>
                  </pic:spPr>
                </pic:pic>
              </a:graphicData>
            </a:graphic>
          </wp:anchor>
        </w:drawing>
      </w:r>
      <w:r w:rsidR="00FC703D">
        <w:rPr>
          <w:noProof/>
        </w:rPr>
        <mc:AlternateContent>
          <mc:Choice Requires="wps">
            <w:drawing>
              <wp:anchor distT="0" distB="0" distL="114300" distR="114300" simplePos="0" relativeHeight="251678720" behindDoc="0" locked="0" layoutInCell="1" allowOverlap="1" wp14:anchorId="5B3FEC74" wp14:editId="3E5EF821">
                <wp:simplePos x="0" y="0"/>
                <wp:positionH relativeFrom="column">
                  <wp:posOffset>635</wp:posOffset>
                </wp:positionH>
                <wp:positionV relativeFrom="paragraph">
                  <wp:posOffset>1833245</wp:posOffset>
                </wp:positionV>
                <wp:extent cx="532828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rsidR="0046526A" w:rsidRDefault="0046526A" w:rsidP="00DE665C">
                            <w:pPr>
                              <w:pStyle w:val="Caption"/>
                              <w:jc w:val="center"/>
                            </w:pPr>
                            <w:bookmarkStart w:id="1177" w:name="_Ref451116939"/>
                            <w:bookmarkStart w:id="1178" w:name="_Toc451195199"/>
                            <w:bookmarkStart w:id="1179" w:name="_Toc452065172"/>
                            <w:r>
                              <w:t>图</w:t>
                            </w:r>
                            <w:r>
                              <w:t xml:space="preserve"> </w:t>
                            </w:r>
                            <w:ins w:id="1180" w:author="耿正霖" w:date="2016-05-26T22:27:00Z">
                              <w:r>
                                <w:fldChar w:fldCharType="begin"/>
                              </w:r>
                              <w:r>
                                <w:instrText xml:space="preserve"> STYLEREF 1 \s </w:instrText>
                              </w:r>
                            </w:ins>
                            <w:r>
                              <w:fldChar w:fldCharType="separate"/>
                            </w:r>
                            <w:r>
                              <w:rPr>
                                <w:noProof/>
                              </w:rPr>
                              <w:t>3</w:t>
                            </w:r>
                            <w:ins w:id="1181"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182" w:author="耿正霖" w:date="2016-05-26T22:27:00Z">
                              <w:r>
                                <w:rPr>
                                  <w:noProof/>
                                </w:rPr>
                                <w:t>1</w:t>
                              </w:r>
                              <w:r>
                                <w:fldChar w:fldCharType="end"/>
                              </w:r>
                            </w:ins>
                            <w:del w:id="1183" w:author="耿正霖" w:date="2016-05-26T15:23:00Z">
                              <w:r w:rsidDel="00010A49">
                                <w:fldChar w:fldCharType="begin"/>
                              </w:r>
                              <w:r w:rsidDel="00010A49">
                                <w:delInstrText xml:space="preserve"> STYLEREF 1 \s </w:delInstrText>
                              </w:r>
                              <w:r w:rsidDel="00010A49">
                                <w:fldChar w:fldCharType="separate"/>
                              </w:r>
                              <w:r w:rsidDel="00010A49">
                                <w:rPr>
                                  <w:noProof/>
                                </w:rPr>
                                <w:delText>3</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1</w:delText>
                              </w:r>
                              <w:r w:rsidDel="00010A49">
                                <w:fldChar w:fldCharType="end"/>
                              </w:r>
                            </w:del>
                            <w:bookmarkEnd w:id="1177"/>
                            <w:r>
                              <w:t xml:space="preserve"> </w:t>
                            </w:r>
                            <w:r>
                              <w:t>显示的是基于</w:t>
                            </w:r>
                            <w:del w:id="1184" w:author="耿正霖" w:date="2016-05-26T10:14:00Z">
                              <w:r w:rsidDel="00493C63">
                                <w:delText>标记</w:delText>
                              </w:r>
                            </w:del>
                            <w:ins w:id="1185" w:author="耿正霖" w:date="2016-05-26T10:14:00Z">
                              <w:r>
                                <w:t>标志</w:t>
                              </w:r>
                            </w:ins>
                            <w:r>
                              <w:t>的采集方法</w:t>
                            </w:r>
                            <w:bookmarkEnd w:id="1178"/>
                            <w:bookmarkEnd w:id="1179"/>
                          </w:p>
                          <w:p w:rsidR="0046526A" w:rsidRPr="00096D07" w:rsidRDefault="0046526A" w:rsidP="00096D0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FEC74" id="Text Box 7" o:spid="_x0000_s1032" type="#_x0000_t202" style="position:absolute;left:0;text-align:left;margin-left:.05pt;margin-top:144.35pt;width:419.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R58LgIAAGQ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" stroked="f">
                <v:textbox style="mso-fit-shape-to-text:t" inset="0,0,0,0">
                  <w:txbxContent>
                    <w:p w:rsidR="0046526A" w:rsidRDefault="0046526A" w:rsidP="00DE665C">
                      <w:pPr>
                        <w:pStyle w:val="Caption"/>
                        <w:jc w:val="center"/>
                      </w:pPr>
                      <w:bookmarkStart w:id="1186" w:name="_Ref451116939"/>
                      <w:bookmarkStart w:id="1187" w:name="_Toc451195199"/>
                      <w:bookmarkStart w:id="1188" w:name="_Toc452065172"/>
                      <w:r>
                        <w:t>图</w:t>
                      </w:r>
                      <w:r>
                        <w:t xml:space="preserve"> </w:t>
                      </w:r>
                      <w:ins w:id="1189" w:author="耿正霖" w:date="2016-05-26T22:27:00Z">
                        <w:r>
                          <w:fldChar w:fldCharType="begin"/>
                        </w:r>
                        <w:r>
                          <w:instrText xml:space="preserve"> STYLEREF 1 \s </w:instrText>
                        </w:r>
                      </w:ins>
                      <w:r>
                        <w:fldChar w:fldCharType="separate"/>
                      </w:r>
                      <w:r>
                        <w:rPr>
                          <w:noProof/>
                        </w:rPr>
                        <w:t>3</w:t>
                      </w:r>
                      <w:ins w:id="1190"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191" w:author="耿正霖" w:date="2016-05-26T22:27:00Z">
                        <w:r>
                          <w:rPr>
                            <w:noProof/>
                          </w:rPr>
                          <w:t>1</w:t>
                        </w:r>
                        <w:r>
                          <w:fldChar w:fldCharType="end"/>
                        </w:r>
                      </w:ins>
                      <w:del w:id="1192" w:author="耿正霖" w:date="2016-05-26T15:23:00Z">
                        <w:r w:rsidDel="00010A49">
                          <w:fldChar w:fldCharType="begin"/>
                        </w:r>
                        <w:r w:rsidDel="00010A49">
                          <w:delInstrText xml:space="preserve"> STYLEREF 1 \s </w:delInstrText>
                        </w:r>
                        <w:r w:rsidDel="00010A49">
                          <w:fldChar w:fldCharType="separate"/>
                        </w:r>
                        <w:r w:rsidDel="00010A49">
                          <w:rPr>
                            <w:noProof/>
                          </w:rPr>
                          <w:delText>3</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1</w:delText>
                        </w:r>
                        <w:r w:rsidDel="00010A49">
                          <w:fldChar w:fldCharType="end"/>
                        </w:r>
                      </w:del>
                      <w:bookmarkEnd w:id="1186"/>
                      <w:r>
                        <w:t xml:space="preserve"> </w:t>
                      </w:r>
                      <w:r>
                        <w:t>显示的是基于</w:t>
                      </w:r>
                      <w:del w:id="1193" w:author="耿正霖" w:date="2016-05-26T10:14:00Z">
                        <w:r w:rsidDel="00493C63">
                          <w:delText>标记</w:delText>
                        </w:r>
                      </w:del>
                      <w:ins w:id="1194" w:author="耿正霖" w:date="2016-05-26T10:14:00Z">
                        <w:r>
                          <w:t>标志</w:t>
                        </w:r>
                      </w:ins>
                      <w:r>
                        <w:t>的采集方法</w:t>
                      </w:r>
                      <w:bookmarkEnd w:id="1187"/>
                      <w:bookmarkEnd w:id="1188"/>
                    </w:p>
                    <w:p w:rsidR="0046526A" w:rsidRPr="00096D07" w:rsidRDefault="0046526A" w:rsidP="00096D07"/>
                  </w:txbxContent>
                </v:textbox>
                <w10:wrap type="topAndBottom"/>
              </v:shape>
            </w:pict>
          </mc:Fallback>
        </mc:AlternateContent>
      </w:r>
    </w:p>
    <w:p w:rsidR="00D90E68" w:rsidRDefault="00D90E68" w:rsidP="008B419B">
      <w:r>
        <w:rPr>
          <w:rFonts w:hint="eastAsia"/>
        </w:rPr>
        <w:t>当</w:t>
      </w:r>
      <w:del w:id="1195" w:author="耿正霖" w:date="2016-05-26T10:14:00Z">
        <w:r w:rsidDel="00493C63">
          <w:rPr>
            <w:rFonts w:hint="eastAsia"/>
          </w:rPr>
          <w:delText>框线球</w:delText>
        </w:r>
      </w:del>
      <w:ins w:id="1196" w:author="耿正霖" w:date="2016-05-26T10:14:00Z">
        <w:r w:rsidR="00493C63">
          <w:rPr>
            <w:rFonts w:hint="eastAsia"/>
          </w:rPr>
          <w:t>线框球</w:t>
        </w:r>
      </w:ins>
      <w:r>
        <w:rPr>
          <w:rFonts w:hint="eastAsia"/>
        </w:rPr>
        <w:t>处在合适位置之后，就可以进入第二阶段，拍摄阶段。如第二章所述，拍摄阶段就是用户移动相机用圆片覆盖</w:t>
      </w:r>
      <w:del w:id="1197" w:author="耿正霖" w:date="2016-05-26T10:14:00Z">
        <w:r w:rsidDel="00493C63">
          <w:rPr>
            <w:rFonts w:hint="eastAsia"/>
          </w:rPr>
          <w:delText>框线球</w:delText>
        </w:r>
      </w:del>
      <w:ins w:id="1198" w:author="耿正霖" w:date="2016-05-26T10:14:00Z">
        <w:r w:rsidR="00493C63">
          <w:rPr>
            <w:rFonts w:hint="eastAsia"/>
          </w:rPr>
          <w:t>线框球</w:t>
        </w:r>
      </w:ins>
      <w:r>
        <w:rPr>
          <w:rFonts w:hint="eastAsia"/>
        </w:rPr>
        <w:t>进行光场采集的过程。</w:t>
      </w:r>
      <w:r w:rsidR="006765AF">
        <w:rPr>
          <w:rFonts w:hint="eastAsia"/>
        </w:rPr>
        <w:t>如果当前相机朝向上与</w:t>
      </w:r>
      <w:del w:id="1199" w:author="耿正霖" w:date="2016-05-26T10:14:00Z">
        <w:r w:rsidR="006765AF" w:rsidDel="00493C63">
          <w:rPr>
            <w:rFonts w:hint="eastAsia"/>
          </w:rPr>
          <w:delText>框线球</w:delText>
        </w:r>
      </w:del>
      <w:ins w:id="1200" w:author="耿正霖" w:date="2016-05-26T10:14:00Z">
        <w:r w:rsidR="00493C63">
          <w:rPr>
            <w:rFonts w:hint="eastAsia"/>
          </w:rPr>
          <w:t>线框球</w:t>
        </w:r>
      </w:ins>
      <w:r w:rsidR="006765AF">
        <w:rPr>
          <w:rFonts w:hint="eastAsia"/>
        </w:rPr>
        <w:t>的交点没有被之前的圆片所覆盖，则系统会将当前相机的三维坐标与四元数（</w:t>
      </w:r>
      <w:r w:rsidR="006765AF">
        <w:rPr>
          <w:rFonts w:hint="eastAsia"/>
        </w:rPr>
        <w:t>quaternion</w:t>
      </w:r>
      <w:r w:rsidR="006765AF">
        <w:rPr>
          <w:rFonts w:hint="eastAsia"/>
        </w:rPr>
        <w:t>）表示的旋转角度共七个数写入到一个二进制文件中。同时将当前视频帧进行保存。考虑到手持设备上文件读写操作速度较慢，</w:t>
      </w:r>
      <w:r w:rsidR="006765AF" w:rsidRPr="006C6104">
        <w:rPr>
          <w:rFonts w:hint="eastAsia"/>
        </w:rPr>
        <w:t>系统实现中将图片保存进行了多线程的实现。</w:t>
      </w:r>
      <w:moveToRangeStart w:id="1201" w:author="耿正霖" w:date="2016-05-26T10:49:00Z" w:name="move452023107"/>
      <w:moveTo w:id="1202" w:author="耿正霖" w:date="2016-05-26T10:49:00Z">
        <w:r w:rsidR="006C6104">
          <w:rPr>
            <w:rFonts w:hint="eastAsia"/>
          </w:rPr>
          <w:t>在</w:t>
        </w:r>
        <w:r w:rsidR="006C6104">
          <w:rPr>
            <w:rFonts w:hint="eastAsia"/>
          </w:rPr>
          <w:t>Unity</w:t>
        </w:r>
        <w:r w:rsidR="006C6104">
          <w:rPr>
            <w:rFonts w:hint="eastAsia"/>
          </w:rPr>
          <w:t>中具体的做法是声明一个</w:t>
        </w:r>
        <w:proofErr w:type="spellStart"/>
        <w:r w:rsidR="006C6104">
          <w:rPr>
            <w:rFonts w:hint="eastAsia"/>
          </w:rPr>
          <w:t>Coroutine</w:t>
        </w:r>
        <w:proofErr w:type="spellEnd"/>
        <w:r w:rsidR="006C6104">
          <w:rPr>
            <w:rFonts w:hint="eastAsia"/>
          </w:rPr>
          <w:t>函数接受图片的字节流然后进行保存图片，然后调用</w:t>
        </w:r>
        <w:proofErr w:type="spellStart"/>
        <w:r w:rsidR="006C6104">
          <w:rPr>
            <w:rFonts w:hint="eastAsia"/>
          </w:rPr>
          <w:t>StartCo</w:t>
        </w:r>
        <w:r w:rsidR="006C6104">
          <w:t>routine</w:t>
        </w:r>
        <w:proofErr w:type="spellEnd"/>
        <w:r w:rsidR="006C6104">
          <w:rPr>
            <w:rFonts w:hint="eastAsia"/>
          </w:rPr>
          <w:t>函数将图片进行保存。</w:t>
        </w:r>
      </w:moveTo>
      <w:moveToRangeEnd w:id="1201"/>
      <w:ins w:id="1203" w:author="ZH" w:date="2016-05-25T23:12:00Z">
        <w:del w:id="1204" w:author="耿正霖" w:date="2016-05-26T10:49:00Z">
          <w:r w:rsidR="0073073E" w:rsidDel="006C6104">
            <w:rPr>
              <w:rFonts w:hint="eastAsia"/>
            </w:rPr>
            <w:delText>扩充</w:delText>
          </w:r>
        </w:del>
      </w:ins>
      <w:r w:rsidR="006765AF">
        <w:rPr>
          <w:rFonts w:hint="eastAsia"/>
        </w:rPr>
        <w:t>与此同时，将当前视频帧压缩成</w:t>
      </w:r>
      <w:r w:rsidR="006765AF">
        <w:rPr>
          <w:rFonts w:hint="eastAsia"/>
        </w:rPr>
        <w:t>320</w:t>
      </w:r>
      <w:r w:rsidR="006765AF">
        <w:t>x240</w:t>
      </w:r>
      <w:r w:rsidR="006765AF">
        <w:rPr>
          <w:rFonts w:hint="eastAsia"/>
        </w:rPr>
        <w:t>的</w:t>
      </w:r>
      <w:r w:rsidR="006765AF">
        <w:rPr>
          <w:rFonts w:hint="eastAsia"/>
        </w:rPr>
        <w:t>jpg</w:t>
      </w:r>
      <w:r w:rsidR="006765AF">
        <w:rPr>
          <w:rFonts w:hint="eastAsia"/>
        </w:rPr>
        <w:t>图片进行存储，进一步减小写入</w:t>
      </w:r>
      <w:r w:rsidR="006765AF">
        <w:rPr>
          <w:rFonts w:hint="eastAsia"/>
        </w:rPr>
        <w:t>SD</w:t>
      </w:r>
      <w:r w:rsidR="006765AF">
        <w:rPr>
          <w:rFonts w:hint="eastAsia"/>
        </w:rPr>
        <w:t>卡的文件大小。</w:t>
      </w:r>
      <w:r w:rsidR="00DD496F">
        <w:rPr>
          <w:rFonts w:hint="eastAsia"/>
        </w:rPr>
        <w:t>对于上述的一张</w:t>
      </w:r>
      <w:r w:rsidR="00DD496F">
        <w:rPr>
          <w:rFonts w:hint="eastAsia"/>
        </w:rPr>
        <w:t>jpg</w:t>
      </w:r>
      <w:r w:rsidR="00DD496F">
        <w:rPr>
          <w:rFonts w:hint="eastAsia"/>
        </w:rPr>
        <w:t>图片，大小大约为</w:t>
      </w:r>
      <w:r w:rsidR="00DD496F">
        <w:rPr>
          <w:rFonts w:hint="eastAsia"/>
        </w:rPr>
        <w:t>20</w:t>
      </w:r>
      <w:r w:rsidR="00DD496F">
        <w:t>KB</w:t>
      </w:r>
      <w:r w:rsidR="00DD496F">
        <w:rPr>
          <w:rFonts w:hint="eastAsia"/>
        </w:rPr>
        <w:t>到</w:t>
      </w:r>
      <w:r w:rsidR="00DD496F">
        <w:rPr>
          <w:rFonts w:hint="eastAsia"/>
        </w:rPr>
        <w:t>30</w:t>
      </w:r>
      <w:r w:rsidR="00DD496F">
        <w:t>KB</w:t>
      </w:r>
      <w:r w:rsidR="00DD496F">
        <w:rPr>
          <w:rFonts w:hint="eastAsia"/>
        </w:rPr>
        <w:t>之间，记录相机坐标的二进制文件大约为</w:t>
      </w:r>
      <w:r w:rsidR="00DD496F">
        <w:rPr>
          <w:rFonts w:hint="eastAsia"/>
        </w:rPr>
        <w:t>5</w:t>
      </w:r>
      <w:r w:rsidR="00DD496F">
        <w:t>KB</w:t>
      </w:r>
      <w:r w:rsidR="00DD496F">
        <w:rPr>
          <w:rFonts w:hint="eastAsia"/>
        </w:rPr>
        <w:t>到</w:t>
      </w:r>
      <w:r w:rsidR="00DD496F">
        <w:rPr>
          <w:rFonts w:hint="eastAsia"/>
        </w:rPr>
        <w:t>10</w:t>
      </w:r>
      <w:r w:rsidR="00DD496F">
        <w:t>KB</w:t>
      </w:r>
      <w:r w:rsidR="00DD496F">
        <w:rPr>
          <w:rFonts w:hint="eastAsia"/>
        </w:rPr>
        <w:t>之间。对于一个典型应用，大约需要</w:t>
      </w:r>
      <w:r w:rsidR="00DD496F">
        <w:rPr>
          <w:rFonts w:hint="eastAsia"/>
        </w:rPr>
        <w:t>60</w:t>
      </w:r>
      <w:r w:rsidR="00DD496F">
        <w:rPr>
          <w:rFonts w:hint="eastAsia"/>
        </w:rPr>
        <w:t>到</w:t>
      </w:r>
      <w:r w:rsidR="00DD496F">
        <w:rPr>
          <w:rFonts w:hint="eastAsia"/>
        </w:rPr>
        <w:t>100</w:t>
      </w:r>
      <w:r w:rsidR="00DD496F">
        <w:rPr>
          <w:rFonts w:hint="eastAsia"/>
        </w:rPr>
        <w:t>张图片，最后占用文件系统的总空间在</w:t>
      </w:r>
      <w:r w:rsidR="00DD496F">
        <w:rPr>
          <w:rFonts w:hint="eastAsia"/>
        </w:rPr>
        <w:t>2</w:t>
      </w:r>
      <w:r w:rsidR="00DD496F">
        <w:t>MB</w:t>
      </w:r>
      <w:r w:rsidR="00DD496F">
        <w:rPr>
          <w:rFonts w:hint="eastAsia"/>
        </w:rPr>
        <w:t>到</w:t>
      </w:r>
      <w:r w:rsidR="00DD496F">
        <w:rPr>
          <w:rFonts w:hint="eastAsia"/>
        </w:rPr>
        <w:t>4</w:t>
      </w:r>
      <w:r w:rsidR="00DD496F">
        <w:t>MB</w:t>
      </w:r>
      <w:r w:rsidR="00DD496F">
        <w:rPr>
          <w:rFonts w:hint="eastAsia"/>
        </w:rPr>
        <w:t>左右不等。最后，</w:t>
      </w:r>
      <w:r>
        <w:rPr>
          <w:rFonts w:hint="eastAsia"/>
        </w:rPr>
        <w:t>对于基于</w:t>
      </w:r>
      <w:del w:id="1205" w:author="耿正霖" w:date="2016-05-26T10:14:00Z">
        <w:r w:rsidDel="00493C63">
          <w:rPr>
            <w:rFonts w:hint="eastAsia"/>
          </w:rPr>
          <w:delText>标记</w:delText>
        </w:r>
      </w:del>
      <w:ins w:id="1206" w:author="耿正霖" w:date="2016-05-26T10:14:00Z">
        <w:r w:rsidR="00493C63">
          <w:rPr>
            <w:rFonts w:hint="eastAsia"/>
          </w:rPr>
          <w:t>标志</w:t>
        </w:r>
      </w:ins>
      <w:r>
        <w:rPr>
          <w:rFonts w:hint="eastAsia"/>
        </w:rPr>
        <w:t>的采集方法，系统还</w:t>
      </w:r>
      <w:r w:rsidR="00DD496F">
        <w:rPr>
          <w:rFonts w:hint="eastAsia"/>
        </w:rPr>
        <w:t>额外</w:t>
      </w:r>
      <w:r>
        <w:rPr>
          <w:rFonts w:hint="eastAsia"/>
        </w:rPr>
        <w:t>增加了一项约</w:t>
      </w:r>
      <w:r>
        <w:rPr>
          <w:rFonts w:hint="eastAsia"/>
        </w:rPr>
        <w:lastRenderedPageBreak/>
        <w:t>束：当</w:t>
      </w:r>
      <w:del w:id="1207" w:author="耿正霖" w:date="2016-05-26T10:14:00Z">
        <w:r w:rsidDel="00493C63">
          <w:rPr>
            <w:rFonts w:hint="eastAsia"/>
          </w:rPr>
          <w:delText>标记</w:delText>
        </w:r>
      </w:del>
      <w:ins w:id="1208" w:author="耿正霖" w:date="2016-05-26T10:14:00Z">
        <w:r w:rsidR="00493C63">
          <w:rPr>
            <w:rFonts w:hint="eastAsia"/>
          </w:rPr>
          <w:t>标志</w:t>
        </w:r>
      </w:ins>
      <w:r>
        <w:rPr>
          <w:rFonts w:hint="eastAsia"/>
        </w:rPr>
        <w:t>超出</w:t>
      </w:r>
      <w:r w:rsidR="006765AF">
        <w:rPr>
          <w:rFonts w:hint="eastAsia"/>
        </w:rPr>
        <w:t>视频帧的边界</w:t>
      </w:r>
      <w:r>
        <w:rPr>
          <w:rFonts w:hint="eastAsia"/>
        </w:rPr>
        <w:t>时，屏幕变红，系统</w:t>
      </w:r>
      <w:r w:rsidR="006765AF">
        <w:rPr>
          <w:rFonts w:hint="eastAsia"/>
        </w:rPr>
        <w:t>暂停</w:t>
      </w:r>
      <w:r>
        <w:rPr>
          <w:rFonts w:hint="eastAsia"/>
        </w:rPr>
        <w:t>采集。</w:t>
      </w:r>
    </w:p>
    <w:p w:rsidR="004F070F" w:rsidRDefault="00010A49" w:rsidP="008B419B">
      <w:pPr>
        <w:rPr>
          <w:ins w:id="1209" w:author="耿正霖" w:date="2016-05-26T15:29:00Z"/>
        </w:rPr>
      </w:pPr>
      <w:ins w:id="1210" w:author="耿正霖" w:date="2016-05-26T15:30:00Z">
        <w:r>
          <w:rPr>
            <w:noProof/>
          </w:rPr>
          <mc:AlternateContent>
            <mc:Choice Requires="wps">
              <w:drawing>
                <wp:anchor distT="0" distB="0" distL="114300" distR="114300" simplePos="0" relativeHeight="251712512" behindDoc="0" locked="0" layoutInCell="1" allowOverlap="1" wp14:anchorId="5C61E998" wp14:editId="334B63BB">
                  <wp:simplePos x="0" y="0"/>
                  <wp:positionH relativeFrom="column">
                    <wp:posOffset>0</wp:posOffset>
                  </wp:positionH>
                  <wp:positionV relativeFrom="paragraph">
                    <wp:posOffset>2906395</wp:posOffset>
                  </wp:positionV>
                  <wp:extent cx="53282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rsidR="0046526A" w:rsidRPr="00C902E9" w:rsidRDefault="0046526A">
                              <w:pPr>
                                <w:pStyle w:val="Caption"/>
                                <w:jc w:val="center"/>
                                <w:rPr>
                                  <w:noProof/>
                                </w:rPr>
                                <w:pPrChange w:id="1211" w:author="耿正霖" w:date="2016-05-26T15:32:00Z">
                                  <w:pPr/>
                                </w:pPrChange>
                              </w:pPr>
                              <w:bookmarkStart w:id="1212" w:name="_Ref452040020"/>
                              <w:bookmarkStart w:id="1213" w:name="_Toc452065173"/>
                              <w:ins w:id="1214" w:author="耿正霖" w:date="2016-05-26T15:30:00Z">
                                <w:r>
                                  <w:rPr>
                                    <w:rFonts w:hint="eastAsia"/>
                                  </w:rPr>
                                  <w:t>图</w:t>
                                </w:r>
                                <w:r>
                                  <w:rPr>
                                    <w:rFonts w:hint="eastAsia"/>
                                  </w:rPr>
                                  <w:t xml:space="preserve"> </w:t>
                                </w:r>
                              </w:ins>
                              <w:ins w:id="1215" w:author="耿正霖" w:date="2016-05-26T22:27:00Z">
                                <w:r>
                                  <w:fldChar w:fldCharType="begin"/>
                                </w:r>
                                <w:r>
                                  <w:instrText xml:space="preserve"> </w:instrText>
                                </w:r>
                                <w:r>
                                  <w:rPr>
                                    <w:rFonts w:hint="eastAsia"/>
                                  </w:rPr>
                                  <w:instrText>STYLEREF 1 \s</w:instrText>
                                </w:r>
                                <w:r>
                                  <w:instrText xml:space="preserve"> </w:instrText>
                                </w:r>
                              </w:ins>
                              <w:r>
                                <w:fldChar w:fldCharType="separate"/>
                              </w:r>
                              <w:r>
                                <w:rPr>
                                  <w:noProof/>
                                </w:rPr>
                                <w:t>3</w:t>
                              </w:r>
                              <w:ins w:id="1216"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1217" w:author="耿正霖" w:date="2016-05-26T22:27:00Z">
                                <w:r>
                                  <w:rPr>
                                    <w:noProof/>
                                  </w:rPr>
                                  <w:t>2</w:t>
                                </w:r>
                                <w:r>
                                  <w:fldChar w:fldCharType="end"/>
                                </w:r>
                              </w:ins>
                              <w:bookmarkEnd w:id="1212"/>
                              <w:ins w:id="1218" w:author="耿正霖" w:date="2016-05-26T15:30:00Z">
                                <w:r>
                                  <w:t xml:space="preserve"> </w:t>
                                </w:r>
                              </w:ins>
                              <w:ins w:id="1219" w:author="耿正霖" w:date="2016-05-26T15:31:00Z">
                                <w:r>
                                  <w:t>光场采集过程</w:t>
                                </w:r>
                              </w:ins>
                              <w:ins w:id="1220" w:author="耿正霖" w:date="2016-05-26T15:30:00Z">
                                <w:r>
                                  <w:t>程序</w:t>
                                </w:r>
                                <w:r>
                                  <w:rPr>
                                    <w:rFonts w:hint="eastAsia"/>
                                  </w:rPr>
                                  <w:t>状态机</w:t>
                                </w:r>
                              </w:ins>
                              <w:bookmarkEnd w:id="1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1E998" id="Text Box 22" o:spid="_x0000_s1033" type="#_x0000_t202" style="position:absolute;left:0;text-align:left;margin-left:0;margin-top:228.85pt;width:419.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" stroked="f">
                  <v:textbox style="mso-fit-shape-to-text:t" inset="0,0,0,0">
                    <w:txbxContent>
                      <w:p w:rsidR="0046526A" w:rsidRPr="00C902E9" w:rsidRDefault="0046526A">
                        <w:pPr>
                          <w:pStyle w:val="Caption"/>
                          <w:jc w:val="center"/>
                          <w:rPr>
                            <w:noProof/>
                          </w:rPr>
                          <w:pPrChange w:id="1221" w:author="耿正霖" w:date="2016-05-26T15:32:00Z">
                            <w:pPr/>
                          </w:pPrChange>
                        </w:pPr>
                        <w:bookmarkStart w:id="1222" w:name="_Ref452040020"/>
                        <w:bookmarkStart w:id="1223" w:name="_Toc452065173"/>
                        <w:ins w:id="1224" w:author="耿正霖" w:date="2016-05-26T15:30:00Z">
                          <w:r>
                            <w:rPr>
                              <w:rFonts w:hint="eastAsia"/>
                            </w:rPr>
                            <w:t>图</w:t>
                          </w:r>
                          <w:r>
                            <w:rPr>
                              <w:rFonts w:hint="eastAsia"/>
                            </w:rPr>
                            <w:t xml:space="preserve"> </w:t>
                          </w:r>
                        </w:ins>
                        <w:ins w:id="1225" w:author="耿正霖" w:date="2016-05-26T22:27:00Z">
                          <w:r>
                            <w:fldChar w:fldCharType="begin"/>
                          </w:r>
                          <w:r>
                            <w:instrText xml:space="preserve"> </w:instrText>
                          </w:r>
                          <w:r>
                            <w:rPr>
                              <w:rFonts w:hint="eastAsia"/>
                            </w:rPr>
                            <w:instrText>STYLEREF 1 \s</w:instrText>
                          </w:r>
                          <w:r>
                            <w:instrText xml:space="preserve"> </w:instrText>
                          </w:r>
                        </w:ins>
                        <w:r>
                          <w:fldChar w:fldCharType="separate"/>
                        </w:r>
                        <w:r>
                          <w:rPr>
                            <w:noProof/>
                          </w:rPr>
                          <w:t>3</w:t>
                        </w:r>
                        <w:ins w:id="1226"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1227" w:author="耿正霖" w:date="2016-05-26T22:27:00Z">
                          <w:r>
                            <w:rPr>
                              <w:noProof/>
                            </w:rPr>
                            <w:t>2</w:t>
                          </w:r>
                          <w:r>
                            <w:fldChar w:fldCharType="end"/>
                          </w:r>
                        </w:ins>
                        <w:bookmarkEnd w:id="1222"/>
                        <w:ins w:id="1228" w:author="耿正霖" w:date="2016-05-26T15:30:00Z">
                          <w:r>
                            <w:t xml:space="preserve"> </w:t>
                          </w:r>
                        </w:ins>
                        <w:ins w:id="1229" w:author="耿正霖" w:date="2016-05-26T15:31:00Z">
                          <w:r>
                            <w:t>光场采集过程</w:t>
                          </w:r>
                        </w:ins>
                        <w:ins w:id="1230" w:author="耿正霖" w:date="2016-05-26T15:30:00Z">
                          <w:r>
                            <w:t>程序</w:t>
                          </w:r>
                          <w:r>
                            <w:rPr>
                              <w:rFonts w:hint="eastAsia"/>
                            </w:rPr>
                            <w:t>状态机</w:t>
                          </w:r>
                        </w:ins>
                        <w:bookmarkEnd w:id="1223"/>
                      </w:p>
                    </w:txbxContent>
                  </v:textbox>
                  <w10:wrap type="topAndBottom"/>
                </v:shape>
              </w:pict>
            </mc:Fallback>
          </mc:AlternateContent>
        </w:r>
      </w:ins>
      <w:ins w:id="1231" w:author="耿正霖" w:date="2016-05-26T15:29:00Z">
        <w:r>
          <w:rPr>
            <w:noProof/>
          </w:rPr>
          <w:drawing>
            <wp:anchor distT="0" distB="0" distL="114300" distR="114300" simplePos="0" relativeHeight="251710464" behindDoc="0" locked="0" layoutInCell="1" allowOverlap="1" wp14:anchorId="6E3DCBE8" wp14:editId="53C46E5A">
              <wp:simplePos x="0" y="0"/>
              <wp:positionH relativeFrom="margin">
                <wp:align>left</wp:align>
              </wp:positionH>
              <wp:positionV relativeFrom="paragraph">
                <wp:posOffset>1539875</wp:posOffset>
              </wp:positionV>
              <wp:extent cx="5328285" cy="1309370"/>
              <wp:effectExtent l="0" t="0" r="571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8285" cy="1309370"/>
                      </a:xfrm>
                      <a:prstGeom prst="rect">
                        <a:avLst/>
                      </a:prstGeom>
                    </pic:spPr>
                  </pic:pic>
                </a:graphicData>
              </a:graphic>
            </wp:anchor>
          </w:drawing>
        </w:r>
      </w:ins>
      <w:r w:rsidR="004F070F">
        <w:rPr>
          <w:rFonts w:hint="eastAsia"/>
        </w:rPr>
        <w:t>程序使用</w:t>
      </w:r>
      <w:r w:rsidR="004F070F" w:rsidRPr="00010A49">
        <w:rPr>
          <w:rFonts w:hint="eastAsia"/>
        </w:rPr>
        <w:t>状态机的方式进行组织</w:t>
      </w:r>
      <w:ins w:id="1232" w:author="ZH" w:date="2016-05-25T23:13:00Z">
        <w:del w:id="1233" w:author="耿正霖" w:date="2016-05-26T15:31:00Z">
          <w:r w:rsidR="00FA0901" w:rsidDel="00010A49">
            <w:rPr>
              <w:rFonts w:hint="eastAsia"/>
            </w:rPr>
            <w:delText>画画</w:delText>
          </w:r>
        </w:del>
      </w:ins>
      <w:ins w:id="1234" w:author="ZH" w:date="2016-05-25T23:12:00Z">
        <w:del w:id="1235" w:author="耿正霖" w:date="2016-05-26T15:31:00Z">
          <w:r w:rsidR="00FA0901" w:rsidDel="00010A49">
            <w:rPr>
              <w:rFonts w:hint="eastAsia"/>
            </w:rPr>
            <w:delText>状态</w:delText>
          </w:r>
          <w:r w:rsidR="00FA0901" w:rsidDel="00010A49">
            <w:delText>图</w:delText>
          </w:r>
        </w:del>
      </w:ins>
      <w:r w:rsidR="004F070F">
        <w:rPr>
          <w:rFonts w:hint="eastAsia"/>
        </w:rPr>
        <w:t>，</w:t>
      </w:r>
      <w:ins w:id="1236" w:author="耿正霖" w:date="2016-05-26T15:31:00Z">
        <w:r>
          <w:rPr>
            <w:rFonts w:hint="eastAsia"/>
          </w:rPr>
          <w:t>如图</w:t>
        </w:r>
        <w:r>
          <w:fldChar w:fldCharType="begin"/>
        </w:r>
        <w:r>
          <w:instrText xml:space="preserve"> </w:instrText>
        </w:r>
        <w:r>
          <w:rPr>
            <w:rFonts w:hint="eastAsia"/>
          </w:rPr>
          <w:instrText>REF _Ref452040020 \h</w:instrText>
        </w:r>
        <w:r>
          <w:instrText xml:space="preserve"> </w:instrText>
        </w:r>
      </w:ins>
      <w:r>
        <w:fldChar w:fldCharType="separate"/>
      </w:r>
      <w:ins w:id="1237" w:author="耿正霖" w:date="2016-05-26T15:31:00Z">
        <w:r>
          <w:rPr>
            <w:rFonts w:hint="eastAsia"/>
          </w:rPr>
          <w:t>图</w:t>
        </w:r>
        <w:r>
          <w:rPr>
            <w:rFonts w:hint="eastAsia"/>
          </w:rPr>
          <w:t xml:space="preserve"> </w:t>
        </w:r>
        <w:r>
          <w:rPr>
            <w:noProof/>
          </w:rPr>
          <w:t>3</w:t>
        </w:r>
        <w:r>
          <w:t>.</w:t>
        </w:r>
        <w:r>
          <w:rPr>
            <w:noProof/>
          </w:rPr>
          <w:t>2</w:t>
        </w:r>
        <w:r>
          <w:fldChar w:fldCharType="end"/>
        </w:r>
        <w:r>
          <w:rPr>
            <w:rFonts w:hint="eastAsia"/>
          </w:rPr>
          <w:t>所示。</w:t>
        </w:r>
      </w:ins>
      <w:r w:rsidR="004F070F">
        <w:rPr>
          <w:rFonts w:hint="eastAsia"/>
        </w:rPr>
        <w:t>主要分为三种状态</w:t>
      </w:r>
      <w:r w:rsidR="004F070F">
        <w:rPr>
          <w:rFonts w:hint="eastAsia"/>
        </w:rPr>
        <w:t>ADJUST, CAPTURE, STOP</w:t>
      </w:r>
      <w:r w:rsidR="004F070F">
        <w:rPr>
          <w:rFonts w:hint="eastAsia"/>
        </w:rPr>
        <w:t>。程序开始的时候，进入</w:t>
      </w:r>
      <w:r w:rsidR="004F070F">
        <w:rPr>
          <w:rFonts w:hint="eastAsia"/>
        </w:rPr>
        <w:t>ADJUST</w:t>
      </w:r>
      <w:r w:rsidR="004F070F">
        <w:rPr>
          <w:rFonts w:hint="eastAsia"/>
        </w:rPr>
        <w:t>状态，此时用户可以点击</w:t>
      </w:r>
      <w:r w:rsidR="004F070F">
        <w:rPr>
          <w:rFonts w:hint="eastAsia"/>
        </w:rPr>
        <w:t>3.1</w:t>
      </w:r>
      <w:r w:rsidR="004F070F">
        <w:rPr>
          <w:rFonts w:hint="eastAsia"/>
        </w:rPr>
        <w:t>小节所述的屏幕上的五个按钮，调节</w:t>
      </w:r>
      <w:del w:id="1238" w:author="耿正霖" w:date="2016-05-26T10:14:00Z">
        <w:r w:rsidR="004F070F" w:rsidDel="00493C63">
          <w:rPr>
            <w:rFonts w:hint="eastAsia"/>
          </w:rPr>
          <w:delText>框线球</w:delText>
        </w:r>
      </w:del>
      <w:ins w:id="1239" w:author="耿正霖" w:date="2016-05-26T10:14:00Z">
        <w:r w:rsidR="00493C63">
          <w:rPr>
            <w:rFonts w:hint="eastAsia"/>
          </w:rPr>
          <w:t>线框球</w:t>
        </w:r>
      </w:ins>
      <w:r w:rsidR="004F070F">
        <w:rPr>
          <w:rFonts w:hint="eastAsia"/>
        </w:rPr>
        <w:t>的位置和大小。当用户点击确认按钮时，程序进入</w:t>
      </w:r>
      <w:r w:rsidR="004F070F">
        <w:rPr>
          <w:rFonts w:hint="eastAsia"/>
        </w:rPr>
        <w:t>CAPTURE</w:t>
      </w:r>
      <w:r w:rsidR="004F070F">
        <w:rPr>
          <w:rFonts w:hint="eastAsia"/>
        </w:rPr>
        <w:t>状态，此时用户开始采集光场数据，具体算法在之后小节中详细描述。当用户点击查看光场时，程序进入</w:t>
      </w:r>
      <w:r w:rsidR="004F070F">
        <w:rPr>
          <w:rFonts w:hint="eastAsia"/>
        </w:rPr>
        <w:t>STOP</w:t>
      </w:r>
      <w:r w:rsidR="004F070F">
        <w:rPr>
          <w:rFonts w:hint="eastAsia"/>
        </w:rPr>
        <w:t>状态，此时用户可以查看光场。</w:t>
      </w:r>
    </w:p>
    <w:p w:rsidR="00010A49" w:rsidRDefault="00010A49">
      <w:pPr>
        <w:ind w:firstLine="0"/>
        <w:pPrChange w:id="1240" w:author="耿正霖" w:date="2016-05-26T15:29:00Z">
          <w:pPr/>
        </w:pPrChange>
      </w:pPr>
    </w:p>
    <w:p w:rsidR="004F070F" w:rsidRDefault="004F070F" w:rsidP="004F070F">
      <w:r>
        <w:rPr>
          <w:rFonts w:hint="eastAsia"/>
        </w:rPr>
        <w:t>由于本程序采用状态机的方式进行组织，所以关键数据结构之一就是记录当前程序所处状态的枚举类型</w:t>
      </w:r>
      <w:r>
        <w:rPr>
          <w:rFonts w:hint="eastAsia"/>
        </w:rPr>
        <w:t>:</w:t>
      </w:r>
    </w:p>
    <w:p w:rsidR="004F070F" w:rsidRDefault="004F070F" w:rsidP="004F070F">
      <w:proofErr w:type="spellStart"/>
      <w:proofErr w:type="gramStart"/>
      <w:r>
        <w:t>enum</w:t>
      </w:r>
      <w:proofErr w:type="spellEnd"/>
      <w:proofErr w:type="gramEnd"/>
      <w:r>
        <w:t xml:space="preserve"> </w:t>
      </w:r>
      <w:proofErr w:type="spellStart"/>
      <w:r>
        <w:t>RecorderState</w:t>
      </w:r>
      <w:proofErr w:type="spellEnd"/>
      <w:r>
        <w:t>{</w:t>
      </w:r>
    </w:p>
    <w:p w:rsidR="004F070F" w:rsidRDefault="004F070F" w:rsidP="004F070F">
      <w:r>
        <w:tab/>
        <w:t>ADJUST, CAPTURE, STOP</w:t>
      </w:r>
    </w:p>
    <w:p w:rsidR="004F070F" w:rsidRDefault="004F070F" w:rsidP="004F070F">
      <w:r>
        <w:t>};</w:t>
      </w:r>
    </w:p>
    <w:p w:rsidR="004F070F" w:rsidRDefault="004F070F" w:rsidP="004F070F">
      <w:pPr>
        <w:ind w:firstLine="0"/>
      </w:pPr>
      <w:r>
        <w:tab/>
      </w:r>
      <w:r>
        <w:rPr>
          <w:rFonts w:hint="eastAsia"/>
        </w:rPr>
        <w:t>然后由于在采集开始的时候程序不知道用户会采集多少数据点，所以用一个可变长数组来记录当前</w:t>
      </w:r>
      <w:del w:id="1241" w:author="耿正霖" w:date="2016-05-26T10:14:00Z">
        <w:r w:rsidDel="00493C63">
          <w:rPr>
            <w:rFonts w:hint="eastAsia"/>
          </w:rPr>
          <w:delText>框线球</w:delText>
        </w:r>
      </w:del>
      <w:ins w:id="1242" w:author="耿正霖" w:date="2016-05-26T10:14:00Z">
        <w:r w:rsidR="00493C63">
          <w:rPr>
            <w:rFonts w:hint="eastAsia"/>
          </w:rPr>
          <w:t>线框球</w:t>
        </w:r>
      </w:ins>
      <w:r>
        <w:rPr>
          <w:rFonts w:hint="eastAsia"/>
        </w:rPr>
        <w:t>上每个圆片的中心坐标，用以判断当前交点是否已经被之前的交点所覆盖</w:t>
      </w:r>
      <w:r>
        <w:rPr>
          <w:rFonts w:hint="eastAsia"/>
        </w:rPr>
        <w:t>:</w:t>
      </w:r>
    </w:p>
    <w:p w:rsidR="004F070F" w:rsidRDefault="004F070F" w:rsidP="004F070F">
      <w:pPr>
        <w:ind w:firstLine="0"/>
      </w:pPr>
      <w:r>
        <w:tab/>
        <w:t>List&lt;Vector3&gt; centers;</w:t>
      </w:r>
    </w:p>
    <w:p w:rsidR="004F070F" w:rsidRDefault="004F070F" w:rsidP="004F070F">
      <w:r>
        <w:rPr>
          <w:rFonts w:hint="eastAsia"/>
        </w:rPr>
        <w:t>当相机距离</w:t>
      </w:r>
      <w:del w:id="1243" w:author="耿正霖" w:date="2016-05-26T10:14:00Z">
        <w:r w:rsidDel="00493C63">
          <w:rPr>
            <w:rFonts w:hint="eastAsia"/>
          </w:rPr>
          <w:delText>框线球</w:delText>
        </w:r>
      </w:del>
      <w:ins w:id="1244" w:author="耿正霖" w:date="2016-05-26T10:14:00Z">
        <w:r w:rsidR="00493C63">
          <w:rPr>
            <w:rFonts w:hint="eastAsia"/>
          </w:rPr>
          <w:t>线框球</w:t>
        </w:r>
      </w:ins>
      <w:r>
        <w:rPr>
          <w:rFonts w:hint="eastAsia"/>
        </w:rPr>
        <w:t>中心过近，球面上圆片逐渐由绿色变为红色，当相机距离</w:t>
      </w:r>
      <w:del w:id="1245" w:author="耿正霖" w:date="2016-05-26T10:14:00Z">
        <w:r w:rsidDel="00493C63">
          <w:rPr>
            <w:rFonts w:hint="eastAsia"/>
          </w:rPr>
          <w:delText>框线球</w:delText>
        </w:r>
      </w:del>
      <w:ins w:id="1246" w:author="耿正霖" w:date="2016-05-26T10:14:00Z">
        <w:r w:rsidR="00493C63">
          <w:rPr>
            <w:rFonts w:hint="eastAsia"/>
          </w:rPr>
          <w:t>线框球</w:t>
        </w:r>
      </w:ins>
      <w:r>
        <w:rPr>
          <w:rFonts w:hint="eastAsia"/>
        </w:rPr>
        <w:t>过远，圆片逐渐由绿色变为蓝色，具体方法是初始时设定圆片在</w:t>
      </w:r>
      <w:r>
        <w:rPr>
          <w:rFonts w:hint="eastAsia"/>
        </w:rPr>
        <w:t>HSV</w:t>
      </w:r>
      <w:r>
        <w:rPr>
          <w:rFonts w:hint="eastAsia"/>
        </w:rPr>
        <w:t>颜色空间中的</w:t>
      </w:r>
      <w:r>
        <w:rPr>
          <w:rFonts w:hint="eastAsia"/>
        </w:rPr>
        <w:t>H</w:t>
      </w:r>
      <w:r>
        <w:rPr>
          <w:rFonts w:hint="eastAsia"/>
        </w:rPr>
        <w:t>值为</w:t>
      </w:r>
      <w:r>
        <w:rPr>
          <w:rFonts w:hint="eastAsia"/>
        </w:rPr>
        <w:t>0.33</w:t>
      </w:r>
      <w:r>
        <w:rPr>
          <w:rFonts w:hint="eastAsia"/>
        </w:rPr>
        <w:t>，当距离变小是减小</w:t>
      </w:r>
      <w:r>
        <w:rPr>
          <w:rFonts w:hint="eastAsia"/>
        </w:rPr>
        <w:t>H</w:t>
      </w:r>
      <w:r>
        <w:rPr>
          <w:rFonts w:hint="eastAsia"/>
        </w:rPr>
        <w:t>值，最小到</w:t>
      </w:r>
      <w:r>
        <w:rPr>
          <w:rFonts w:hint="eastAsia"/>
        </w:rPr>
        <w:t>0</w:t>
      </w:r>
      <w:r>
        <w:rPr>
          <w:rFonts w:hint="eastAsia"/>
        </w:rPr>
        <w:t>，当距离变大时增加</w:t>
      </w:r>
      <w:r>
        <w:rPr>
          <w:rFonts w:hint="eastAsia"/>
        </w:rPr>
        <w:t>H</w:t>
      </w:r>
      <w:r>
        <w:rPr>
          <w:rFonts w:hint="eastAsia"/>
        </w:rPr>
        <w:t>值，最大到</w:t>
      </w:r>
      <w:r>
        <w:rPr>
          <w:rFonts w:hint="eastAsia"/>
        </w:rPr>
        <w:t>0.67</w:t>
      </w:r>
      <w:r>
        <w:rPr>
          <w:rFonts w:hint="eastAsia"/>
        </w:rPr>
        <w:t>。算法的伪代码：</w:t>
      </w:r>
    </w:p>
    <w:p w:rsidR="004F070F" w:rsidRDefault="004F070F" w:rsidP="004F070F"/>
    <w:tbl>
      <w:tblPr>
        <w:tblStyle w:val="TableGrid"/>
        <w:tblW w:w="0" w:type="auto"/>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8381"/>
      </w:tblGrid>
      <w:tr w:rsidR="004F070F" w:rsidTr="004F070F">
        <w:tc>
          <w:tcPr>
            <w:tcW w:w="8381" w:type="dxa"/>
          </w:tcPr>
          <w:p w:rsidR="004F070F" w:rsidRDefault="004F070F" w:rsidP="004F070F">
            <w:pPr>
              <w:ind w:firstLine="0"/>
            </w:pPr>
            <w:r>
              <w:rPr>
                <w:rFonts w:hint="eastAsia"/>
              </w:rPr>
              <w:t>算法</w:t>
            </w:r>
            <w:r>
              <w:rPr>
                <w:rFonts w:hint="eastAsia"/>
              </w:rPr>
              <w:t>3.1</w:t>
            </w:r>
            <w:r>
              <w:t xml:space="preserve"> </w:t>
            </w:r>
            <w:r>
              <w:rPr>
                <w:rFonts w:hint="eastAsia"/>
              </w:rPr>
              <w:t>圆片颜色调整</w:t>
            </w:r>
          </w:p>
        </w:tc>
      </w:tr>
      <w:tr w:rsidR="004F070F" w:rsidTr="004F070F">
        <w:tc>
          <w:tcPr>
            <w:tcW w:w="8381" w:type="dxa"/>
          </w:tcPr>
          <w:p w:rsidR="004F070F" w:rsidRPr="00046B6B" w:rsidRDefault="004F070F" w:rsidP="004F070F">
            <w:pPr>
              <w:ind w:firstLine="0"/>
            </w:pPr>
            <m:oMathPara>
              <m:oMathParaPr>
                <m:jc m:val="left"/>
              </m:oMathParaPr>
              <m:oMath>
                <m:r>
                  <m:rPr>
                    <m:sty m:val="b"/>
                  </m:rPr>
                  <w:rPr>
                    <w:rFonts w:ascii="Cambria Math" w:hAnsi="Cambria Math"/>
                  </w:rPr>
                  <m:t>function</m:t>
                </m:r>
                <m:r>
                  <m:rPr>
                    <m:sty m:val="p"/>
                  </m:rPr>
                  <w:rPr>
                    <w:rFonts w:ascii="Cambria Math" w:hAnsi="Cambria Math"/>
                  </w:rPr>
                  <m:t xml:space="preserve"> GetCircleColor</m:t>
                </m:r>
                <m:d>
                  <m:dPr>
                    <m:ctrlPr>
                      <w:rPr>
                        <w:rFonts w:ascii="Cambria Math" w:hAnsi="Cambria Math"/>
                      </w:rPr>
                    </m:ctrlPr>
                  </m:dPr>
                  <m:e>
                    <m:r>
                      <m:rPr>
                        <m:sty m:val="p"/>
                      </m:rPr>
                      <w:rPr>
                        <w:rFonts w:ascii="Cambria Math" w:hAnsi="Cambria Math"/>
                      </w:rPr>
                      <m:t>camera,sphere</m:t>
                    </m:r>
                  </m:e>
                </m:d>
              </m:oMath>
            </m:oMathPara>
          </w:p>
          <w:p w:rsidR="004F070F" w:rsidRPr="00046B6B" w:rsidRDefault="004F070F" w:rsidP="004F070F">
            <w:pPr>
              <w:ind w:leftChars="100" w:left="240" w:firstLine="0"/>
            </w:pPr>
            <m:oMathPara>
              <m:oMathParaPr>
                <m:jc m:val="left"/>
              </m:oMathParaPr>
              <m:oMath>
                <m:r>
                  <m:rPr>
                    <m:sty m:val="p"/>
                  </m:rPr>
                  <w:rPr>
                    <w:rFonts w:ascii="Cambria Math" w:hAnsi="Cambria Math"/>
                  </w:rPr>
                  <m:t>range←0.</m:t>
                </m:r>
                <m:r>
                  <w:ins w:id="1247" w:author="耿正霖" w:date="2016-05-26T10:52:00Z">
                    <m:rPr>
                      <m:sty m:val="p"/>
                    </m:rPr>
                    <w:rPr>
                      <w:rFonts w:ascii="Cambria Math" w:hAnsi="Cambria Math" w:hint="eastAsia"/>
                    </w:rPr>
                    <m:t>2</m:t>
                  </w:ins>
                </m:r>
                <m:r>
                  <w:del w:id="1248" w:author="耿正霖" w:date="2016-05-26T10:52:00Z">
                    <m:rPr>
                      <m:sty m:val="p"/>
                    </m:rPr>
                    <w:rPr>
                      <w:rFonts w:ascii="Cambria Math" w:hAnsi="Cambria Math"/>
                    </w:rPr>
                    <m:t>15</m:t>
                  </w:del>
                </m:r>
              </m:oMath>
            </m:oMathPara>
          </w:p>
          <w:p w:rsidR="004F070F" w:rsidRPr="006C6104" w:rsidRDefault="004F070F" w:rsidP="004F070F">
            <w:pPr>
              <w:ind w:leftChars="100" w:left="240"/>
              <w:rPr>
                <w:ins w:id="1249" w:author="耿正霖" w:date="2016-05-26T10:51:00Z"/>
              </w:rPr>
            </w:pPr>
            <m:oMathPara>
              <m:oMathParaPr>
                <m:jc m:val="left"/>
              </m:oMathParaPr>
              <m:oMath>
                <m:r>
                  <m:rPr>
                    <m:sty m:val="p"/>
                  </m:rPr>
                  <w:rPr>
                    <w:rFonts w:ascii="Cambria Math" w:hAnsi="Cambria Math"/>
                  </w:rPr>
                  <w:lastRenderedPageBreak/>
                  <m:t>distance←Distance(camera,sphere)</m:t>
                </m:r>
              </m:oMath>
            </m:oMathPara>
          </w:p>
          <w:p w:rsidR="006C6104" w:rsidRPr="00046B6B" w:rsidRDefault="006C6104">
            <w:pPr>
              <w:ind w:leftChars="100" w:left="240" w:firstLine="0"/>
              <w:pPrChange w:id="1250" w:author="耿正霖" w:date="2016-05-26T10:51:00Z">
                <w:pPr>
                  <w:ind w:leftChars="100" w:left="240"/>
                </w:pPr>
              </w:pPrChange>
            </w:pPr>
            <w:ins w:id="1251" w:author="耿正霖" w:date="2016-05-26T10:51:00Z">
              <w:r>
                <w:rPr>
                  <w:rFonts w:hint="eastAsia"/>
                </w:rPr>
                <w:t>//</w:t>
              </w:r>
              <w:r>
                <w:t xml:space="preserve"> </w:t>
              </w:r>
              <w:r>
                <w:rPr>
                  <w:rFonts w:hint="eastAsia"/>
                </w:rPr>
                <w:t>计算</w:t>
              </w:r>
            </w:ins>
            <w:ins w:id="1252" w:author="耿正霖" w:date="2016-05-26T10:52:00Z">
              <w:r>
                <w:rPr>
                  <w:rFonts w:hint="eastAsia"/>
                </w:rPr>
                <w:t>距离与初始距离的比值，将</w:t>
              </w:r>
              <w:r>
                <w:rPr>
                  <w:rFonts w:hint="eastAsia"/>
                </w:rPr>
                <w:t>0.8</w:t>
              </w:r>
            </w:ins>
            <w:ins w:id="1253" w:author="耿正霖" w:date="2016-05-26T10:53:00Z">
              <w:r>
                <w:rPr>
                  <w:rFonts w:hint="eastAsia"/>
                </w:rPr>
                <w:t>至</w:t>
              </w:r>
              <w:r>
                <w:rPr>
                  <w:rFonts w:hint="eastAsia"/>
                </w:rPr>
                <w:t>1.2</w:t>
              </w:r>
              <w:r>
                <w:rPr>
                  <w:rFonts w:hint="eastAsia"/>
                </w:rPr>
                <w:t>映射到</w:t>
              </w:r>
              <w:r>
                <w:rPr>
                  <w:rFonts w:hint="eastAsia"/>
                </w:rPr>
                <w:t>0</w:t>
              </w:r>
              <w:r>
                <w:rPr>
                  <w:rFonts w:hint="eastAsia"/>
                </w:rPr>
                <w:t>至</w:t>
              </w:r>
              <w:r>
                <w:rPr>
                  <w:rFonts w:hint="eastAsia"/>
                </w:rPr>
                <w:t>1</w:t>
              </w:r>
            </w:ins>
          </w:p>
          <w:p w:rsidR="004F070F" w:rsidRPr="00046B6B" w:rsidRDefault="004F070F" w:rsidP="004F070F">
            <w:pPr>
              <w:ind w:leftChars="100" w:left="240"/>
            </w:pPr>
            <m:oMathPara>
              <m:oMathParaPr>
                <m:jc m:val="left"/>
              </m:oMathParaPr>
              <m:oMath>
                <m:r>
                  <m:rPr>
                    <m:sty m:val="p"/>
                  </m:rPr>
                  <w:rPr>
                    <w:rFonts w:ascii="Cambria Math" w:hAnsi="Cambria Math"/>
                  </w:rPr>
                  <m:t>ratio←distance/initialDistance</m:t>
                </m:r>
              </m:oMath>
            </m:oMathPara>
          </w:p>
          <w:p w:rsidR="004F070F" w:rsidRPr="006C6104" w:rsidRDefault="004F070F" w:rsidP="004F070F">
            <w:pPr>
              <w:ind w:leftChars="100" w:left="240"/>
              <w:rPr>
                <w:ins w:id="1254" w:author="耿正霖" w:date="2016-05-26T10:53:00Z"/>
              </w:rPr>
            </w:pPr>
            <m:oMathPara>
              <m:oMathParaPr>
                <m:jc m:val="left"/>
              </m:oMathParaPr>
              <m:oMath>
                <m:r>
                  <m:rPr>
                    <m:sty m:val="p"/>
                  </m:rPr>
                  <w:rPr>
                    <w:rFonts w:ascii="Cambria Math" w:hAnsi="Cambria Math"/>
                  </w:rPr>
                  <m:t>ratio←(ratio-</m:t>
                </m:r>
                <m:d>
                  <m:dPr>
                    <m:ctrlPr>
                      <w:rPr>
                        <w:rFonts w:ascii="Cambria Math" w:hAnsi="Cambria Math"/>
                      </w:rPr>
                    </m:ctrlPr>
                  </m:dPr>
                  <m:e>
                    <m:r>
                      <m:rPr>
                        <m:sty m:val="p"/>
                      </m:rPr>
                      <w:rPr>
                        <w:rFonts w:ascii="Cambria Math" w:hAnsi="Cambria Math"/>
                      </w:rPr>
                      <m:t>1-range</m:t>
                    </m:r>
                  </m:e>
                </m:d>
                <m:r>
                  <m:rPr>
                    <m:sty m:val="p"/>
                  </m:rPr>
                  <w:rPr>
                    <w:rFonts w:ascii="Cambria Math" w:hAnsi="Cambria Math"/>
                  </w:rPr>
                  <m:t>)/(2*range)</m:t>
                </m:r>
              </m:oMath>
            </m:oMathPara>
          </w:p>
          <w:p w:rsidR="006C6104" w:rsidRPr="00046B6B" w:rsidRDefault="006C6104">
            <w:pPr>
              <w:ind w:leftChars="100" w:left="240" w:firstLine="0"/>
              <w:pPrChange w:id="1255" w:author="耿正霖" w:date="2016-05-26T10:53:00Z">
                <w:pPr>
                  <w:ind w:leftChars="100" w:left="240"/>
                </w:pPr>
              </w:pPrChange>
            </w:pPr>
            <w:ins w:id="1256" w:author="耿正霖" w:date="2016-05-26T10:53:00Z">
              <w:r>
                <w:rPr>
                  <w:rFonts w:hint="eastAsia"/>
                </w:rPr>
                <w:t>//</w:t>
              </w:r>
              <w:r>
                <w:t xml:space="preserve"> </w:t>
              </w:r>
              <w:r>
                <w:rPr>
                  <w:rFonts w:hint="eastAsia"/>
                </w:rPr>
                <w:t>如果过近或过远则停止采集</w:t>
              </w:r>
            </w:ins>
          </w:p>
          <w:p w:rsidR="004F070F" w:rsidRDefault="004F070F" w:rsidP="004F070F">
            <w:pPr>
              <w:ind w:leftChars="100" w:left="240" w:firstLine="0"/>
              <w:rPr>
                <w:b/>
              </w:rPr>
            </w:pPr>
            <w:proofErr w:type="spellStart"/>
            <w:r w:rsidRPr="00046B6B">
              <w:rPr>
                <w:rFonts w:hint="eastAsia"/>
                <w:b/>
              </w:rPr>
              <w:t>i</w:t>
            </w:r>
            <w:proofErr w:type="spellEnd"/>
            <m:oMath>
              <m:r>
                <m:rPr>
                  <m:sty m:val="b"/>
                </m:rPr>
                <w:rPr>
                  <w:rFonts w:ascii="Cambria Math" w:hAnsi="Cambria Math"/>
                </w:rPr>
                <m:t>f</m:t>
              </m:r>
              <m:r>
                <m:rPr>
                  <m:sty m:val="p"/>
                </m:rPr>
                <w:rPr>
                  <w:rFonts w:ascii="Cambria Math" w:hAnsi="Cambria Math"/>
                </w:rPr>
                <m:t xml:space="preserve"> ratio&lt;0 </m:t>
              </m:r>
              <m:r>
                <m:rPr>
                  <m:sty m:val="b"/>
                </m:rPr>
                <w:rPr>
                  <w:rFonts w:ascii="Cambria Math" w:hAnsi="Cambria Math"/>
                </w:rPr>
                <m:t>or</m:t>
              </m:r>
              <m:r>
                <m:rPr>
                  <m:sty m:val="p"/>
                </m:rPr>
                <w:rPr>
                  <w:rFonts w:ascii="Cambria Math" w:hAnsi="Cambria Math"/>
                </w:rPr>
                <m:t xml:space="preserve"> ratio&gt;1 </m:t>
              </m:r>
              <m:r>
                <m:rPr>
                  <m:sty m:val="b"/>
                </m:rPr>
                <w:rPr>
                  <w:rFonts w:ascii="Cambria Math" w:hAnsi="Cambria Math"/>
                </w:rPr>
                <m:t>then</m:t>
              </m:r>
            </m:oMath>
            <w:r>
              <w:rPr>
                <w:rFonts w:hint="eastAsia"/>
                <w:b/>
              </w:rPr>
              <w:t xml:space="preserve">  </w:t>
            </w:r>
          </w:p>
          <w:p w:rsidR="004F070F" w:rsidRPr="00046B6B" w:rsidRDefault="004F070F" w:rsidP="004F070F">
            <w:pPr>
              <w:ind w:leftChars="200" w:left="480" w:firstLine="0"/>
            </w:pPr>
            <m:oMathPara>
              <m:oMathParaPr>
                <m:jc m:val="left"/>
              </m:oMathParaPr>
              <m:oMath>
                <m:r>
                  <m:rPr>
                    <m:sty m:val="p"/>
                  </m:rPr>
                  <w:rPr>
                    <w:rFonts w:ascii="Cambria Math" w:hAnsi="Cambria Math"/>
                  </w:rPr>
                  <m:t>Drop recording</m:t>
                </m:r>
              </m:oMath>
            </m:oMathPara>
          </w:p>
          <w:p w:rsidR="004F070F" w:rsidRPr="00046B6B" w:rsidRDefault="004F070F" w:rsidP="004F070F">
            <w:pPr>
              <w:ind w:leftChars="100" w:left="240" w:firstLine="0"/>
              <w:rPr>
                <w:b/>
              </w:rPr>
            </w:pPr>
            <m:oMathPara>
              <m:oMathParaPr>
                <m:jc m:val="left"/>
              </m:oMathParaPr>
              <m:oMath>
                <m:r>
                  <m:rPr>
                    <m:sty m:val="b"/>
                  </m:rPr>
                  <w:rPr>
                    <w:rFonts w:ascii="Cambria Math" w:hAnsi="Cambria Math"/>
                  </w:rPr>
                  <m:t>end if</m:t>
                </m:r>
              </m:oMath>
            </m:oMathPara>
          </w:p>
          <w:p w:rsidR="004F070F" w:rsidRPr="00046B6B" w:rsidRDefault="004F070F" w:rsidP="004F070F">
            <w:pPr>
              <w:ind w:leftChars="100" w:left="240" w:firstLine="0"/>
            </w:pPr>
            <m:oMathPara>
              <m:oMathParaPr>
                <m:jc m:val="left"/>
              </m:oMathParaPr>
              <m:oMath>
                <m:r>
                  <m:rPr>
                    <m:sty m:val="p"/>
                  </m:rPr>
                  <w:rPr>
                    <w:rFonts w:ascii="Cambria Math" w:hAnsi="Cambria Math"/>
                  </w:rPr>
                  <m:t>h←ratio*2/3</m:t>
                </m:r>
              </m:oMath>
            </m:oMathPara>
          </w:p>
          <w:p w:rsidR="004F070F" w:rsidRPr="00046B6B" w:rsidRDefault="004F070F" w:rsidP="004F070F">
            <w:pPr>
              <w:ind w:leftChars="100" w:left="240" w:firstLine="0"/>
            </w:pPr>
            <m:oMathPara>
              <m:oMathParaPr>
                <m:jc m:val="left"/>
              </m:oMathParaPr>
              <m:oMath>
                <m:r>
                  <m:rPr>
                    <m:sty m:val="b"/>
                  </m:rPr>
                  <w:rPr>
                    <w:rFonts w:ascii="Cambria Math" w:hAnsi="Cambria Math"/>
                  </w:rPr>
                  <m:t>return</m:t>
                </m:r>
                <m:r>
                  <m:rPr>
                    <m:sty m:val="p"/>
                  </m:rPr>
                  <w:rPr>
                    <w:rFonts w:ascii="Cambria Math" w:hAnsi="Cambria Math"/>
                  </w:rPr>
                  <m:t xml:space="preserve"> HSVToRGB(h,1,1)</m:t>
                </m:r>
              </m:oMath>
            </m:oMathPara>
          </w:p>
          <w:p w:rsidR="004F070F" w:rsidRPr="00046B6B" w:rsidRDefault="004F070F" w:rsidP="004F070F">
            <w:pPr>
              <w:ind w:firstLine="0"/>
              <w:rPr>
                <w:b/>
              </w:rPr>
            </w:pPr>
            <m:oMathPara>
              <m:oMathParaPr>
                <m:jc m:val="left"/>
              </m:oMathParaPr>
              <m:oMath>
                <m:r>
                  <m:rPr>
                    <m:sty m:val="b"/>
                  </m:rPr>
                  <w:rPr>
                    <w:rFonts w:ascii="Cambria Math" w:hAnsi="Cambria Math"/>
                  </w:rPr>
                  <m:t>end function</m:t>
                </m:r>
              </m:oMath>
            </m:oMathPara>
          </w:p>
        </w:tc>
      </w:tr>
    </w:tbl>
    <w:p w:rsidR="004F070F" w:rsidRDefault="004F070F" w:rsidP="004F070F">
      <w:pPr>
        <w:ind w:firstLine="0"/>
      </w:pPr>
    </w:p>
    <w:p w:rsidR="004F070F" w:rsidRDefault="004F070F" w:rsidP="004F070F">
      <w:pPr>
        <w:ind w:firstLine="0"/>
      </w:pPr>
      <w:r>
        <w:tab/>
      </w:r>
      <w:r>
        <w:rPr>
          <w:rFonts w:hint="eastAsia"/>
        </w:rPr>
        <w:t>然后在采集的时候需要</w:t>
      </w:r>
      <w:r w:rsidRPr="00C07EF3">
        <w:rPr>
          <w:rFonts w:hint="eastAsia"/>
        </w:rPr>
        <w:t>计算相机和</w:t>
      </w:r>
      <w:del w:id="1257" w:author="耿正霖" w:date="2016-05-26T10:14:00Z">
        <w:r w:rsidRPr="00C07EF3" w:rsidDel="00493C63">
          <w:rPr>
            <w:rFonts w:hint="eastAsia"/>
          </w:rPr>
          <w:delText>框线球</w:delText>
        </w:r>
      </w:del>
      <w:ins w:id="1258" w:author="耿正霖" w:date="2016-05-26T10:14:00Z">
        <w:r w:rsidR="00493C63" w:rsidRPr="00C07EF3">
          <w:rPr>
            <w:rFonts w:hint="eastAsia"/>
            <w:rPrChange w:id="1259" w:author="耿正霖" w:date="2016-05-26T10:47:00Z">
              <w:rPr>
                <w:rFonts w:hint="eastAsia"/>
                <w:highlight w:val="yellow"/>
              </w:rPr>
            </w:rPrChange>
          </w:rPr>
          <w:t>线框球</w:t>
        </w:r>
      </w:ins>
      <w:r w:rsidRPr="00C07EF3">
        <w:rPr>
          <w:rFonts w:hint="eastAsia"/>
        </w:rPr>
        <w:t>的交点</w:t>
      </w:r>
      <w:ins w:id="1260" w:author="ZH" w:date="2016-05-25T23:43:00Z">
        <w:del w:id="1261" w:author="耿正霖" w:date="2016-05-26T10:46:00Z">
          <w:r w:rsidR="009807BF" w:rsidDel="00C07EF3">
            <w:rPr>
              <w:rFonts w:hint="eastAsia"/>
            </w:rPr>
            <w:delText>求交</w:delText>
          </w:r>
          <w:r w:rsidR="009807BF" w:rsidDel="00C07EF3">
            <w:delText>方法？</w:delText>
          </w:r>
        </w:del>
      </w:ins>
      <w:r>
        <w:rPr>
          <w:rFonts w:hint="eastAsia"/>
        </w:rPr>
        <w:t>，</w:t>
      </w:r>
      <w:ins w:id="1262" w:author="耿正霖" w:date="2016-05-26T10:47:00Z">
        <w:r w:rsidR="00C07EF3">
          <w:rPr>
            <w:rFonts w:hint="eastAsia"/>
          </w:rPr>
          <w:t>求交方法</w:t>
        </w:r>
      </w:ins>
      <w:ins w:id="1263" w:author="耿正霖" w:date="2016-05-26T10:48:00Z">
        <w:r w:rsidR="006C6104">
          <w:rPr>
            <w:rFonts w:hint="eastAsia"/>
          </w:rPr>
          <w:t>使用了经典的射线和球求交的方法。</w:t>
        </w:r>
      </w:ins>
      <w:r>
        <w:rPr>
          <w:rFonts w:hint="eastAsia"/>
        </w:rPr>
        <w:t>如果交点已经被之前的圆片所覆盖了，那么就停止采集。如果</w:t>
      </w:r>
      <w:del w:id="1264" w:author="耿正霖" w:date="2016-05-26T10:14:00Z">
        <w:r w:rsidDel="00493C63">
          <w:rPr>
            <w:rFonts w:hint="eastAsia"/>
          </w:rPr>
          <w:delText>框线球</w:delText>
        </w:r>
      </w:del>
      <w:ins w:id="1265" w:author="耿正霖" w:date="2016-05-26T10:14:00Z">
        <w:r w:rsidR="00493C63">
          <w:rPr>
            <w:rFonts w:hint="eastAsia"/>
          </w:rPr>
          <w:t>线框球</w:t>
        </w:r>
      </w:ins>
      <w:r>
        <w:rPr>
          <w:rFonts w:hint="eastAsia"/>
        </w:rPr>
        <w:t>超出了屏幕矩形框的范围，就停止采集。如果不停止采集，就把相机的三维坐标和代表方向的四元数写入二进制文件，同时保存当前帧为</w:t>
      </w:r>
      <w:r>
        <w:rPr>
          <w:rFonts w:hint="eastAsia"/>
        </w:rPr>
        <w:t>jpg</w:t>
      </w:r>
      <w:r>
        <w:rPr>
          <w:rFonts w:hint="eastAsia"/>
        </w:rPr>
        <w:t>文件，具体算法：</w:t>
      </w:r>
    </w:p>
    <w:p w:rsidR="004F070F" w:rsidRDefault="004F070F" w:rsidP="004F070F">
      <w:pPr>
        <w:ind w:firstLine="0"/>
      </w:pPr>
    </w:p>
    <w:tbl>
      <w:tblPr>
        <w:tblStyle w:val="TableGrid"/>
        <w:tblW w:w="0" w:type="auto"/>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8381"/>
      </w:tblGrid>
      <w:tr w:rsidR="004F070F" w:rsidTr="004F070F">
        <w:tc>
          <w:tcPr>
            <w:tcW w:w="8381" w:type="dxa"/>
          </w:tcPr>
          <w:p w:rsidR="004F070F" w:rsidRDefault="004F070F" w:rsidP="006C6104">
            <w:pPr>
              <w:ind w:firstLine="0"/>
            </w:pPr>
            <w:r>
              <w:rPr>
                <w:rFonts w:hint="eastAsia"/>
              </w:rPr>
              <w:t>算法</w:t>
            </w:r>
            <w:r>
              <w:rPr>
                <w:rFonts w:hint="eastAsia"/>
              </w:rPr>
              <w:t>3.</w:t>
            </w:r>
            <w:r>
              <w:t xml:space="preserve">2 </w:t>
            </w:r>
            <w:r>
              <w:rPr>
                <w:rFonts w:hint="eastAsia"/>
              </w:rPr>
              <w:t>光场图片采集</w:t>
            </w:r>
            <w:ins w:id="1266" w:author="ZH" w:date="2016-05-25T23:16:00Z">
              <w:del w:id="1267" w:author="耿正霖" w:date="2016-05-26T10:56:00Z">
                <w:r w:rsidR="00287A56" w:rsidDel="006C6104">
                  <w:rPr>
                    <w:rFonts w:hint="eastAsia"/>
                  </w:rPr>
                  <w:delText>加</w:delText>
                </w:r>
                <w:r w:rsidR="00287A56" w:rsidDel="006C6104">
                  <w:delText>点注释</w:delText>
                </w:r>
              </w:del>
            </w:ins>
          </w:p>
        </w:tc>
      </w:tr>
      <w:tr w:rsidR="004F070F" w:rsidTr="004F070F">
        <w:tc>
          <w:tcPr>
            <w:tcW w:w="8381" w:type="dxa"/>
          </w:tcPr>
          <w:p w:rsidR="004F070F" w:rsidRPr="002563FF" w:rsidRDefault="004F070F" w:rsidP="004F070F">
            <w:pPr>
              <w:ind w:firstLine="0"/>
            </w:pPr>
            <m:oMathPara>
              <m:oMathParaPr>
                <m:jc m:val="left"/>
              </m:oMathParaPr>
              <m:oMath>
                <m:r>
                  <m:rPr>
                    <m:sty m:val="b"/>
                  </m:rPr>
                  <w:rPr>
                    <w:rFonts w:ascii="Cambria Math" w:hAnsi="Cambria Math"/>
                  </w:rPr>
                  <m:t>procedure</m:t>
                </m:r>
                <m:r>
                  <m:rPr>
                    <m:sty m:val="p"/>
                  </m:rPr>
                  <w:rPr>
                    <w:rFonts w:ascii="Cambria Math" w:hAnsi="Cambria Math"/>
                  </w:rPr>
                  <m:t xml:space="preserve"> Capture()</m:t>
                </m:r>
              </m:oMath>
            </m:oMathPara>
          </w:p>
          <w:p w:rsidR="004F070F" w:rsidRPr="002563FF" w:rsidRDefault="004F070F" w:rsidP="004F070F">
            <w:pPr>
              <w:ind w:leftChars="100" w:left="240" w:firstLine="0"/>
            </w:pPr>
            <m:oMathPara>
              <m:oMathParaPr>
                <m:jc m:val="left"/>
              </m:oMathParaPr>
              <m:oMath>
                <m:r>
                  <m:rPr>
                    <m:sty m:val="p"/>
                  </m:rPr>
                  <w:rPr>
                    <w:rFonts w:ascii="Cambria Math" w:hAnsi="Cambria Math"/>
                  </w:rPr>
                  <m:t>SetCircleColor</m:t>
                </m:r>
                <m:d>
                  <m:dPr>
                    <m:ctrlPr>
                      <w:rPr>
                        <w:rFonts w:ascii="Cambria Math" w:hAnsi="Cambria Math"/>
                      </w:rPr>
                    </m:ctrlPr>
                  </m:dPr>
                  <m:e>
                    <m:r>
                      <m:rPr>
                        <m:sty m:val="p"/>
                      </m:rPr>
                      <w:rPr>
                        <w:rFonts w:ascii="Cambria Math" w:hAnsi="Cambria Math"/>
                      </w:rPr>
                      <m:t>GetCircleColor</m:t>
                    </m:r>
                    <m:d>
                      <m:dPr>
                        <m:ctrlPr>
                          <w:rPr>
                            <w:rFonts w:ascii="Cambria Math" w:hAnsi="Cambria Math"/>
                          </w:rPr>
                        </m:ctrlPr>
                      </m:dPr>
                      <m:e>
                        <m:r>
                          <m:rPr>
                            <m:sty m:val="p"/>
                          </m:rPr>
                          <w:rPr>
                            <w:rFonts w:ascii="Cambria Math" w:hAnsi="Cambria Math"/>
                          </w:rPr>
                          <m:t>camera,sphere</m:t>
                        </m:r>
                      </m:e>
                    </m:d>
                  </m:e>
                </m:d>
              </m:oMath>
            </m:oMathPara>
          </w:p>
          <w:p w:rsidR="004F070F" w:rsidRPr="00E1223E" w:rsidRDefault="004F070F" w:rsidP="004F070F">
            <w:pPr>
              <w:ind w:leftChars="100" w:left="240" w:firstLine="0"/>
            </w:pPr>
            <m:oMathPara>
              <m:oMathParaPr>
                <m:jc m:val="left"/>
              </m:oMathParaPr>
              <m:oMath>
                <m:r>
                  <m:rPr>
                    <m:sty m:val="p"/>
                  </m:rPr>
                  <w:rPr>
                    <w:rFonts w:ascii="Cambria Math" w:hAnsi="Cambria Math"/>
                  </w:rPr>
                  <m:t>c←WorldToScreenPoint</m:t>
                </m:r>
                <m:d>
                  <m:dPr>
                    <m:ctrlPr>
                      <w:rPr>
                        <w:rFonts w:ascii="Cambria Math" w:hAnsi="Cambria Math"/>
                      </w:rPr>
                    </m:ctrlPr>
                  </m:dPr>
                  <m:e>
                    <m:r>
                      <m:rPr>
                        <m:sty m:val="p"/>
                      </m:rPr>
                      <w:rPr>
                        <w:rFonts w:ascii="Cambria Math" w:hAnsi="Cambria Math"/>
                      </w:rPr>
                      <m:t>sphere.position</m:t>
                    </m:r>
                  </m:e>
                </m:d>
              </m:oMath>
            </m:oMathPara>
          </w:p>
          <w:p w:rsidR="004F070F" w:rsidRPr="00E1223E" w:rsidRDefault="004F070F" w:rsidP="004F070F">
            <w:pPr>
              <w:ind w:leftChars="100" w:left="240" w:firstLine="0"/>
            </w:pPr>
            <m:oMathPara>
              <m:oMathParaPr>
                <m:jc m:val="left"/>
              </m:oMathParaPr>
              <m:oMath>
                <m:r>
                  <m:rPr>
                    <m:sty m:val="p"/>
                  </m:rPr>
                  <w:rPr>
                    <w:rFonts w:ascii="Cambria Math" w:hAnsi="Cambria Math"/>
                  </w:rPr>
                  <m:t>r←WorldToScreenRadius(sphere)</m:t>
                </m:r>
              </m:oMath>
            </m:oMathPara>
          </w:p>
          <w:p w:rsidR="004F070F" w:rsidRPr="006C6104" w:rsidRDefault="004F070F" w:rsidP="004F070F">
            <w:pPr>
              <w:ind w:leftChars="100" w:left="240" w:firstLine="0"/>
              <w:rPr>
                <w:ins w:id="1268" w:author="耿正霖" w:date="2016-05-26T10:53:00Z"/>
              </w:rPr>
            </w:pPr>
            <m:oMathPara>
              <m:oMathParaPr>
                <m:jc m:val="left"/>
              </m:oMathParaPr>
              <m:oMath>
                <m:r>
                  <m:rPr>
                    <m:sty m:val="p"/>
                  </m:rPr>
                  <w:rPr>
                    <w:rFonts w:ascii="Cambria Math" w:hAnsi="Cambria Math"/>
                  </w:rPr>
                  <m:t>wr←warningRect</m:t>
                </m:r>
              </m:oMath>
            </m:oMathPara>
          </w:p>
          <w:p w:rsidR="006C6104" w:rsidRPr="00E1223E" w:rsidRDefault="006C6104" w:rsidP="004F070F">
            <w:pPr>
              <w:ind w:leftChars="100" w:left="240" w:firstLine="0"/>
            </w:pPr>
            <w:ins w:id="1269" w:author="耿正霖" w:date="2016-05-26T10:53:00Z">
              <w:r>
                <w:rPr>
                  <w:rFonts w:hint="eastAsia"/>
                </w:rPr>
                <w:t>//</w:t>
              </w:r>
              <w:r>
                <w:t xml:space="preserve"> </w:t>
              </w:r>
            </w:ins>
            <w:ins w:id="1270" w:author="耿正霖" w:date="2016-05-26T10:54:00Z">
              <w:r>
                <w:rPr>
                  <w:rFonts w:hint="eastAsia"/>
                </w:rPr>
                <w:t>如果线框球超过矩形框的范围则</w:t>
              </w:r>
            </w:ins>
            <w:ins w:id="1271" w:author="耿正霖" w:date="2016-05-26T10:55:00Z">
              <w:r>
                <w:rPr>
                  <w:rFonts w:hint="eastAsia"/>
                </w:rPr>
                <w:t>直接返回</w:t>
              </w:r>
            </w:ins>
          </w:p>
          <w:p w:rsidR="004F070F" w:rsidRPr="00E1223E" w:rsidRDefault="004F070F" w:rsidP="004F070F">
            <w:pPr>
              <w:ind w:leftChars="100" w:left="240" w:firstLine="0"/>
            </w:pPr>
            <m:oMathPara>
              <m:oMathParaPr>
                <m:jc m:val="left"/>
              </m:oMathParaPr>
              <m:oMath>
                <m:r>
                  <m:rPr>
                    <m:sty m:val="b"/>
                  </m:rPr>
                  <w:rPr>
                    <w:rFonts w:ascii="Cambria Math" w:hAnsi="Cambria Math"/>
                  </w:rPr>
                  <m:t>if</m:t>
                </m:r>
                <m:r>
                  <m:rPr>
                    <m:sty m:val="p"/>
                  </m:rPr>
                  <w:rPr>
                    <w:rFonts w:ascii="Cambria Math" w:hAnsi="Cambria Math"/>
                  </w:rPr>
                  <m:t xml:space="preserve"> c.x-r&lt;wr.x </m:t>
                </m:r>
                <m:r>
                  <m:rPr>
                    <m:sty m:val="b"/>
                  </m:rPr>
                  <w:rPr>
                    <w:rFonts w:ascii="Cambria Math" w:hAnsi="Cambria Math"/>
                  </w:rPr>
                  <m:t>or</m:t>
                </m:r>
                <m:r>
                  <m:rPr>
                    <m:sty m:val="p"/>
                  </m:rPr>
                  <w:rPr>
                    <w:rFonts w:ascii="Cambria Math" w:hAnsi="Cambria Math"/>
                  </w:rPr>
                  <m:t xml:space="preserve"> c.x+r&gt;wr.x+wr.width </m:t>
                </m:r>
                <m:r>
                  <m:rPr>
                    <m:sty m:val="b"/>
                  </m:rPr>
                  <w:rPr>
                    <w:rFonts w:ascii="Cambria Math" w:hAnsi="Cambria Math"/>
                  </w:rPr>
                  <m:t>or</m:t>
                </m:r>
                <m:r>
                  <m:rPr>
                    <m:sty m:val="p"/>
                  </m:rPr>
                  <w:rPr>
                    <w:rFonts w:ascii="Cambria Math" w:hAnsi="Cambria Math"/>
                  </w:rPr>
                  <m:t xml:space="preserve"> </m:t>
                </m:r>
              </m:oMath>
            </m:oMathPara>
          </w:p>
          <w:p w:rsidR="004F070F" w:rsidRPr="00E1223E" w:rsidRDefault="004F070F" w:rsidP="004F070F">
            <w:pPr>
              <w:ind w:leftChars="200" w:left="480" w:firstLine="0"/>
              <w:rPr>
                <w:b/>
              </w:rPr>
            </w:pPr>
            <m:oMathPara>
              <m:oMathParaPr>
                <m:jc m:val="left"/>
              </m:oMathParaPr>
              <m:oMath>
                <m:r>
                  <m:rPr>
                    <m:sty m:val="p"/>
                  </m:rPr>
                  <w:rPr>
                    <w:rFonts w:ascii="Cambria Math" w:hAnsi="Cambria Math"/>
                  </w:rPr>
                  <m:t xml:space="preserve">c.y-r&lt;wr.y </m:t>
                </m:r>
                <m:r>
                  <m:rPr>
                    <m:sty m:val="b"/>
                  </m:rPr>
                  <w:rPr>
                    <w:rFonts w:ascii="Cambria Math" w:hAnsi="Cambria Math"/>
                  </w:rPr>
                  <m:t>or</m:t>
                </m:r>
                <m:r>
                  <m:rPr>
                    <m:sty m:val="p"/>
                  </m:rPr>
                  <w:rPr>
                    <w:rFonts w:ascii="Cambria Math" w:hAnsi="Cambria Math"/>
                  </w:rPr>
                  <m:t xml:space="preserve"> c.y+r&gt;wr.y+wr.height </m:t>
                </m:r>
                <m:r>
                  <m:rPr>
                    <m:sty m:val="b"/>
                  </m:rPr>
                  <w:rPr>
                    <w:rFonts w:ascii="Cambria Math" w:hAnsi="Cambria Math"/>
                  </w:rPr>
                  <m:t>then</m:t>
                </m:r>
              </m:oMath>
            </m:oMathPara>
          </w:p>
          <w:p w:rsidR="004F070F" w:rsidRPr="00E534AF" w:rsidRDefault="004F070F" w:rsidP="004F070F">
            <w:pPr>
              <w:ind w:leftChars="200" w:left="480" w:firstLine="0"/>
              <w:rPr>
                <w:b/>
              </w:rPr>
            </w:pPr>
            <m:oMathPara>
              <m:oMathParaPr>
                <m:jc m:val="left"/>
              </m:oMathParaPr>
              <m:oMath>
                <m:r>
                  <m:rPr>
                    <m:sty m:val="b"/>
                  </m:rPr>
                  <w:rPr>
                    <w:rFonts w:ascii="Cambria Math" w:hAnsi="Cambria Math"/>
                  </w:rPr>
                  <m:t>return</m:t>
                </m:r>
              </m:oMath>
            </m:oMathPara>
          </w:p>
          <w:p w:rsidR="004F070F" w:rsidRPr="006C6104" w:rsidRDefault="004F070F" w:rsidP="004F070F">
            <w:pPr>
              <w:ind w:leftChars="100" w:left="240" w:firstLine="0"/>
              <w:rPr>
                <w:ins w:id="1272" w:author="耿正霖" w:date="2016-05-26T10:54:00Z"/>
                <w:b/>
              </w:rPr>
            </w:pPr>
            <m:oMathPara>
              <m:oMathParaPr>
                <m:jc m:val="left"/>
              </m:oMathParaPr>
              <m:oMath>
                <m:r>
                  <m:rPr>
                    <m:sty m:val="b"/>
                  </m:rPr>
                  <w:rPr>
                    <w:rFonts w:ascii="Cambria Math" w:hAnsi="Cambria Math"/>
                  </w:rPr>
                  <m:t>end if</m:t>
                </m:r>
              </m:oMath>
            </m:oMathPara>
          </w:p>
          <w:p w:rsidR="006C6104" w:rsidRPr="006C6104" w:rsidRDefault="006C6104" w:rsidP="004F070F">
            <w:pPr>
              <w:ind w:leftChars="100" w:left="240" w:firstLine="0"/>
              <w:rPr>
                <w:rPrChange w:id="1273" w:author="耿正霖" w:date="2016-05-26T10:55:00Z">
                  <w:rPr>
                    <w:b/>
                  </w:rPr>
                </w:rPrChange>
              </w:rPr>
            </w:pPr>
            <w:ins w:id="1274" w:author="耿正霖" w:date="2016-05-26T10:54:00Z">
              <w:r w:rsidRPr="006C6104">
                <w:rPr>
                  <w:rPrChange w:id="1275" w:author="耿正霖" w:date="2016-05-26T10:55:00Z">
                    <w:rPr>
                      <w:b/>
                    </w:rPr>
                  </w:rPrChange>
                </w:rPr>
                <w:t xml:space="preserve">// </w:t>
              </w:r>
              <w:r w:rsidRPr="006C6104">
                <w:rPr>
                  <w:rFonts w:hint="eastAsia"/>
                  <w:rPrChange w:id="1276" w:author="耿正霖" w:date="2016-05-26T10:55:00Z">
                    <w:rPr>
                      <w:rFonts w:hint="eastAsia"/>
                      <w:b/>
                    </w:rPr>
                  </w:rPrChange>
                </w:rPr>
                <w:t>如果射线与</w:t>
              </w:r>
            </w:ins>
            <w:ins w:id="1277" w:author="耿正霖" w:date="2016-05-26T10:55:00Z">
              <w:r>
                <w:rPr>
                  <w:rFonts w:hint="eastAsia"/>
                </w:rPr>
                <w:t>线框球没有交点则直接返回</w:t>
              </w:r>
            </w:ins>
          </w:p>
          <w:p w:rsidR="004F070F" w:rsidRPr="00E534AF" w:rsidRDefault="004F070F" w:rsidP="004F070F">
            <w:pPr>
              <w:ind w:leftChars="100" w:left="240" w:firstLine="0"/>
            </w:pPr>
            <m:oMathPara>
              <m:oMathParaPr>
                <m:jc m:val="left"/>
              </m:oMathParaPr>
              <m:oMath>
                <m:r>
                  <m:rPr>
                    <m:sty m:val="p"/>
                  </m:rPr>
                  <w:rPr>
                    <w:rFonts w:ascii="Cambria Math" w:hAnsi="Cambria Math"/>
                  </w:rPr>
                  <w:lastRenderedPageBreak/>
                  <m:t>isOnSphere,intersect←RaySphereIntersect(Ray</m:t>
                </m:r>
                <m:d>
                  <m:dPr>
                    <m:ctrlPr>
                      <w:rPr>
                        <w:rFonts w:ascii="Cambria Math" w:hAnsi="Cambria Math"/>
                      </w:rPr>
                    </m:ctrlPr>
                  </m:dPr>
                  <m:e>
                    <m:r>
                      <m:rPr>
                        <m:sty m:val="p"/>
                      </m:rPr>
                      <w:rPr>
                        <w:rFonts w:ascii="Cambria Math" w:hAnsi="Cambria Math"/>
                      </w:rPr>
                      <m:t>camera.position,camera.direnction</m:t>
                    </m:r>
                  </m:e>
                </m:d>
                <m:r>
                  <m:rPr>
                    <m:sty m:val="p"/>
                  </m:rPr>
                  <w:rPr>
                    <w:rFonts w:ascii="Cambria Math" w:hAnsi="Cambria Math"/>
                  </w:rPr>
                  <m:t>,sphere)</m:t>
                </m:r>
              </m:oMath>
            </m:oMathPara>
          </w:p>
          <w:p w:rsidR="004F070F" w:rsidRPr="00E534AF" w:rsidRDefault="004F070F" w:rsidP="004F070F">
            <w:pPr>
              <w:ind w:leftChars="100" w:left="240" w:firstLine="0"/>
            </w:pPr>
            <m:oMathPara>
              <m:oMathParaPr>
                <m:jc m:val="left"/>
              </m:oMathParaPr>
              <m:oMath>
                <m:r>
                  <m:rPr>
                    <m:sty m:val="b"/>
                  </m:rPr>
                  <w:rPr>
                    <w:rFonts w:ascii="Cambria Math" w:hAnsi="Cambria Math"/>
                  </w:rPr>
                  <m:t xml:space="preserve">if not </m:t>
                </m:r>
                <m:r>
                  <m:rPr>
                    <m:sty m:val="p"/>
                  </m:rPr>
                  <w:rPr>
                    <w:rFonts w:ascii="Cambria Math" w:hAnsi="Cambria Math"/>
                  </w:rPr>
                  <m:t>isOnSphere</m:t>
                </m:r>
              </m:oMath>
            </m:oMathPara>
          </w:p>
          <w:p w:rsidR="004F070F" w:rsidRPr="00E534AF" w:rsidRDefault="004F070F" w:rsidP="004F070F">
            <w:pPr>
              <w:ind w:leftChars="200" w:left="480" w:firstLine="0"/>
              <w:rPr>
                <w:b/>
              </w:rPr>
            </w:pPr>
            <m:oMathPara>
              <m:oMathParaPr>
                <m:jc m:val="left"/>
              </m:oMathParaPr>
              <m:oMath>
                <m:r>
                  <m:rPr>
                    <m:sty m:val="b"/>
                  </m:rPr>
                  <w:rPr>
                    <w:rFonts w:ascii="Cambria Math" w:hAnsi="Cambria Math"/>
                  </w:rPr>
                  <m:t>return</m:t>
                </m:r>
              </m:oMath>
            </m:oMathPara>
          </w:p>
          <w:p w:rsidR="004F070F" w:rsidRPr="006C6104" w:rsidRDefault="004F070F" w:rsidP="004F070F">
            <w:pPr>
              <w:ind w:leftChars="100" w:left="240" w:firstLine="0"/>
              <w:rPr>
                <w:ins w:id="1278" w:author="耿正霖" w:date="2016-05-26T10:55:00Z"/>
                <w:b/>
              </w:rPr>
            </w:pPr>
            <m:oMathPara>
              <m:oMathParaPr>
                <m:jc m:val="left"/>
              </m:oMathParaPr>
              <m:oMath>
                <m:r>
                  <m:rPr>
                    <m:sty m:val="b"/>
                  </m:rPr>
                  <w:rPr>
                    <w:rFonts w:ascii="Cambria Math" w:hAnsi="Cambria Math"/>
                  </w:rPr>
                  <m:t>end if</m:t>
                </m:r>
              </m:oMath>
            </m:oMathPara>
          </w:p>
          <w:p w:rsidR="006C6104" w:rsidRPr="006C6104" w:rsidRDefault="006C6104" w:rsidP="004F070F">
            <w:pPr>
              <w:ind w:leftChars="100" w:left="240" w:firstLine="0"/>
              <w:rPr>
                <w:rPrChange w:id="1279" w:author="耿正霖" w:date="2016-05-26T10:55:00Z">
                  <w:rPr>
                    <w:b/>
                  </w:rPr>
                </w:rPrChange>
              </w:rPr>
            </w:pPr>
            <w:ins w:id="1280" w:author="耿正霖" w:date="2016-05-26T10:55:00Z">
              <w:r w:rsidRPr="006C6104">
                <w:rPr>
                  <w:rPrChange w:id="1281" w:author="耿正霖" w:date="2016-05-26T10:55:00Z">
                    <w:rPr>
                      <w:b/>
                    </w:rPr>
                  </w:rPrChange>
                </w:rPr>
                <w:t xml:space="preserve">// </w:t>
              </w:r>
              <w:r w:rsidRPr="006C6104">
                <w:rPr>
                  <w:rFonts w:hint="eastAsia"/>
                  <w:rPrChange w:id="1282" w:author="耿正霖" w:date="2016-05-26T10:55:00Z">
                    <w:rPr>
                      <w:rFonts w:hint="eastAsia"/>
                      <w:b/>
                    </w:rPr>
                  </w:rPrChange>
                </w:rPr>
                <w:t>如果</w:t>
              </w:r>
              <w:r>
                <w:rPr>
                  <w:rFonts w:hint="eastAsia"/>
                </w:rPr>
                <w:t>当前交点被之前圆片所覆盖则直接</w:t>
              </w:r>
            </w:ins>
            <w:ins w:id="1283" w:author="耿正霖" w:date="2016-05-26T10:56:00Z">
              <w:r>
                <w:rPr>
                  <w:rFonts w:hint="eastAsia"/>
                </w:rPr>
                <w:t>返回</w:t>
              </w:r>
            </w:ins>
          </w:p>
          <w:p w:rsidR="004F070F" w:rsidRPr="00E534AF" w:rsidRDefault="004F070F" w:rsidP="004F070F">
            <w:pPr>
              <w:ind w:leftChars="100" w:left="240" w:firstLine="0"/>
              <w:rPr>
                <w:b/>
              </w:rPr>
            </w:pPr>
            <m:oMathPara>
              <m:oMathParaPr>
                <m:jc m:val="left"/>
              </m:oMathParaPr>
              <m:oMath>
                <m:r>
                  <m:rPr>
                    <m:sty m:val="b"/>
                  </m:rPr>
                  <w:rPr>
                    <w:rFonts w:ascii="Cambria Math" w:hAnsi="Cambria Math"/>
                  </w:rPr>
                  <m:t xml:space="preserve">for all </m:t>
                </m:r>
                <m:r>
                  <m:rPr>
                    <m:sty m:val="p"/>
                  </m:rPr>
                  <w:rPr>
                    <w:rFonts w:ascii="Cambria Math" w:hAnsi="Cambria Math"/>
                  </w:rPr>
                  <m:t xml:space="preserve">center in centers </m:t>
                </m:r>
                <m:r>
                  <m:rPr>
                    <m:sty m:val="b"/>
                  </m:rPr>
                  <w:rPr>
                    <w:rFonts w:ascii="Cambria Math" w:hAnsi="Cambria Math"/>
                  </w:rPr>
                  <m:t>do</m:t>
                </m:r>
              </m:oMath>
            </m:oMathPara>
          </w:p>
          <w:p w:rsidR="004F070F" w:rsidRPr="00E534AF" w:rsidRDefault="004F070F" w:rsidP="004F070F">
            <w:pPr>
              <w:ind w:leftChars="200" w:left="480" w:firstLine="0"/>
              <w:rPr>
                <w:b/>
              </w:rPr>
            </w:pPr>
            <m:oMathPara>
              <m:oMathParaPr>
                <m:jc m:val="left"/>
              </m:oMathParaPr>
              <m:oMath>
                <m:r>
                  <m:rPr>
                    <m:sty m:val="b"/>
                  </m:rPr>
                  <w:rPr>
                    <w:rFonts w:ascii="Cambria Math" w:hAnsi="Cambria Math"/>
                  </w:rPr>
                  <m:t xml:space="preserve">if </m:t>
                </m:r>
                <m:r>
                  <m:rPr>
                    <m:sty m:val="p"/>
                  </m:rPr>
                  <w:rPr>
                    <w:rFonts w:ascii="Cambria Math" w:hAnsi="Cambria Math"/>
                  </w:rPr>
                  <m:t>Distance</m:t>
                </m:r>
                <m:d>
                  <m:dPr>
                    <m:ctrlPr>
                      <w:rPr>
                        <w:rFonts w:ascii="Cambria Math" w:hAnsi="Cambria Math"/>
                      </w:rPr>
                    </m:ctrlPr>
                  </m:dPr>
                  <m:e>
                    <m:r>
                      <m:rPr>
                        <m:sty m:val="p"/>
                      </m:rPr>
                      <w:rPr>
                        <w:rFonts w:ascii="Cambria Math" w:hAnsi="Cambria Math"/>
                      </w:rPr>
                      <m:t>center,intersect</m:t>
                    </m:r>
                  </m:e>
                </m:d>
                <m:r>
                  <m:rPr>
                    <m:sty m:val="p"/>
                  </m:rPr>
                  <w:rPr>
                    <w:rFonts w:ascii="Cambria Math" w:hAnsi="Cambria Math"/>
                  </w:rPr>
                  <m:t xml:space="preserve">&lt;threshold </m:t>
                </m:r>
                <m:r>
                  <m:rPr>
                    <m:sty m:val="b"/>
                  </m:rPr>
                  <w:rPr>
                    <w:rFonts w:ascii="Cambria Math" w:hAnsi="Cambria Math"/>
                  </w:rPr>
                  <m:t>then</m:t>
                </m:r>
              </m:oMath>
            </m:oMathPara>
          </w:p>
          <w:p w:rsidR="004F070F" w:rsidRPr="00E534AF" w:rsidRDefault="004F070F" w:rsidP="004F070F">
            <w:pPr>
              <w:ind w:leftChars="300" w:left="720" w:firstLine="0"/>
              <w:rPr>
                <w:b/>
              </w:rPr>
            </w:pPr>
            <m:oMathPara>
              <m:oMathParaPr>
                <m:jc m:val="left"/>
              </m:oMathParaPr>
              <m:oMath>
                <m:r>
                  <m:rPr>
                    <m:sty m:val="b"/>
                  </m:rPr>
                  <w:rPr>
                    <w:rFonts w:ascii="Cambria Math" w:hAnsi="Cambria Math"/>
                  </w:rPr>
                  <m:t>return</m:t>
                </m:r>
              </m:oMath>
            </m:oMathPara>
          </w:p>
          <w:p w:rsidR="004F070F" w:rsidRPr="00E534AF" w:rsidRDefault="004F070F" w:rsidP="004F070F">
            <w:pPr>
              <w:ind w:leftChars="200" w:left="480" w:firstLine="0"/>
              <w:rPr>
                <w:b/>
              </w:rPr>
            </w:pPr>
            <m:oMathPara>
              <m:oMathParaPr>
                <m:jc m:val="left"/>
              </m:oMathParaPr>
              <m:oMath>
                <m:r>
                  <m:rPr>
                    <m:sty m:val="b"/>
                  </m:rPr>
                  <w:rPr>
                    <w:rFonts w:ascii="Cambria Math" w:hAnsi="Cambria Math"/>
                  </w:rPr>
                  <m:t>end if</m:t>
                </m:r>
              </m:oMath>
            </m:oMathPara>
          </w:p>
          <w:p w:rsidR="004F070F" w:rsidRPr="00E534AF" w:rsidRDefault="004F070F" w:rsidP="004F070F">
            <w:pPr>
              <w:ind w:leftChars="100" w:left="240" w:firstLine="0"/>
              <w:rPr>
                <w:b/>
              </w:rPr>
            </w:pPr>
            <m:oMathPara>
              <m:oMathParaPr>
                <m:jc m:val="left"/>
              </m:oMathParaPr>
              <m:oMath>
                <m:r>
                  <m:rPr>
                    <m:sty m:val="b"/>
                  </m:rPr>
                  <w:rPr>
                    <w:rFonts w:ascii="Cambria Math" w:hAnsi="Cambria Math"/>
                  </w:rPr>
                  <m:t>end for</m:t>
                </m:r>
              </m:oMath>
            </m:oMathPara>
          </w:p>
          <w:p w:rsidR="004F070F" w:rsidRPr="00E534AF" w:rsidRDefault="004F070F" w:rsidP="004F070F">
            <w:pPr>
              <w:ind w:leftChars="100" w:left="240" w:firstLine="0"/>
            </w:pPr>
            <m:oMathPara>
              <m:oMathParaPr>
                <m:jc m:val="left"/>
              </m:oMathParaPr>
              <m:oMath>
                <m:r>
                  <m:rPr>
                    <m:sty m:val="p"/>
                  </m:rPr>
                  <w:rPr>
                    <w:rFonts w:ascii="Cambria Math" w:hAnsi="Cambria Math"/>
                  </w:rPr>
                  <m:t>InitiateCircle</m:t>
                </m:r>
                <m:d>
                  <m:dPr>
                    <m:ctrlPr>
                      <w:rPr>
                        <w:rFonts w:ascii="Cambria Math" w:hAnsi="Cambria Math"/>
                      </w:rPr>
                    </m:ctrlPr>
                  </m:dPr>
                  <m:e>
                    <m:r>
                      <m:rPr>
                        <m:sty m:val="p"/>
                      </m:rPr>
                      <w:rPr>
                        <w:rFonts w:ascii="Cambria Math" w:hAnsi="Cambria Math"/>
                      </w:rPr>
                      <m:t>sphere,intersect</m:t>
                    </m:r>
                  </m:e>
                </m:d>
              </m:oMath>
            </m:oMathPara>
          </w:p>
          <w:p w:rsidR="004F070F" w:rsidRPr="00E534AF" w:rsidRDefault="004F070F" w:rsidP="004F070F">
            <w:pPr>
              <w:ind w:leftChars="100" w:left="240" w:firstLine="0"/>
            </w:pPr>
            <m:oMathPara>
              <m:oMathParaPr>
                <m:jc m:val="left"/>
              </m:oMathParaPr>
              <m:oMath>
                <m:r>
                  <m:rPr>
                    <m:sty m:val="p"/>
                  </m:rPr>
                  <w:rPr>
                    <w:rFonts w:ascii="Cambria Math" w:hAnsi="Cambria Math"/>
                  </w:rPr>
                  <m:t>SaveTexture</m:t>
                </m:r>
                <m:d>
                  <m:dPr>
                    <m:ctrlPr>
                      <w:rPr>
                        <w:rFonts w:ascii="Cambria Math" w:hAnsi="Cambria Math"/>
                      </w:rPr>
                    </m:ctrlPr>
                  </m:dPr>
                  <m:e>
                    <m:r>
                      <m:rPr>
                        <m:sty m:val="p"/>
                      </m:rPr>
                      <w:rPr>
                        <w:rFonts w:ascii="Cambria Math" w:hAnsi="Cambria Math"/>
                      </w:rPr>
                      <m:t>currentFrame</m:t>
                    </m:r>
                  </m:e>
                </m:d>
              </m:oMath>
            </m:oMathPara>
          </w:p>
          <w:p w:rsidR="004F070F" w:rsidRPr="00E534AF" w:rsidRDefault="004F070F" w:rsidP="004F070F">
            <w:pPr>
              <w:ind w:leftChars="100" w:left="240" w:firstLine="0"/>
            </w:pPr>
            <m:oMathPara>
              <m:oMathParaPr>
                <m:jc m:val="left"/>
              </m:oMathParaPr>
              <m:oMath>
                <m:r>
                  <m:rPr>
                    <m:sty m:val="p"/>
                  </m:rPr>
                  <w:rPr>
                    <w:rFonts w:ascii="Cambria Math" w:hAnsi="Cambria Math"/>
                  </w:rPr>
                  <m:t>SaveCamera(camera)</m:t>
                </m:r>
              </m:oMath>
            </m:oMathPara>
          </w:p>
          <w:p w:rsidR="004F070F" w:rsidRPr="00E534AF" w:rsidRDefault="004F070F" w:rsidP="004F070F">
            <w:pPr>
              <w:ind w:leftChars="100" w:left="240" w:firstLine="0"/>
            </w:pPr>
            <m:oMathPara>
              <m:oMathParaPr>
                <m:jc m:val="left"/>
              </m:oMathParaPr>
              <m:oMath>
                <m:r>
                  <m:rPr>
                    <m:sty m:val="b"/>
                  </m:rPr>
                  <w:rPr>
                    <w:rFonts w:ascii="Cambria Math" w:hAnsi="Cambria Math"/>
                  </w:rPr>
                  <m:t>return</m:t>
                </m:r>
              </m:oMath>
            </m:oMathPara>
          </w:p>
          <w:p w:rsidR="004F070F" w:rsidRPr="00046B6B" w:rsidRDefault="004F070F" w:rsidP="004F070F">
            <w:pPr>
              <w:ind w:firstLine="0"/>
              <w:rPr>
                <w:b/>
              </w:rPr>
            </w:pPr>
            <m:oMathPara>
              <m:oMathParaPr>
                <m:jc m:val="left"/>
              </m:oMathParaPr>
              <m:oMath>
                <m:r>
                  <m:rPr>
                    <m:sty m:val="b"/>
                  </m:rPr>
                  <w:rPr>
                    <w:rFonts w:ascii="Cambria Math" w:hAnsi="Cambria Math"/>
                  </w:rPr>
                  <m:t>end procedure</m:t>
                </m:r>
              </m:oMath>
            </m:oMathPara>
          </w:p>
        </w:tc>
      </w:tr>
    </w:tbl>
    <w:p w:rsidR="004F070F" w:rsidRDefault="004F070F" w:rsidP="008B419B"/>
    <w:p w:rsidR="004F070F" w:rsidRDefault="004F070F" w:rsidP="004F070F">
      <w:pPr>
        <w:ind w:left="-34"/>
      </w:pPr>
      <w:r>
        <w:rPr>
          <w:rFonts w:hint="eastAsia"/>
        </w:rPr>
        <w:t>在进行系统实现的时候，遇到过以下困难：</w:t>
      </w:r>
    </w:p>
    <w:p w:rsidR="004F070F" w:rsidRDefault="004F070F" w:rsidP="004F070F">
      <w:pPr>
        <w:ind w:left="-34"/>
      </w:pPr>
      <w:r>
        <w:rPr>
          <w:rFonts w:hint="eastAsia"/>
        </w:rPr>
        <w:t>首先在进行调试的时候，如何将手持相机中拍摄到的画面传输到电脑上是一个问题。这里使用</w:t>
      </w:r>
      <w:proofErr w:type="spellStart"/>
      <w:r>
        <w:rPr>
          <w:rFonts w:hint="eastAsia"/>
        </w:rPr>
        <w:t>DroidCam</w:t>
      </w:r>
      <w:proofErr w:type="spellEnd"/>
      <w:r>
        <w:rPr>
          <w:rFonts w:hint="eastAsia"/>
        </w:rPr>
        <w:t>应用，同时在手机上安装安卓版，在电脑上安装</w:t>
      </w:r>
      <w:r>
        <w:rPr>
          <w:rFonts w:hint="eastAsia"/>
        </w:rPr>
        <w:t>PC</w:t>
      </w:r>
      <w:r>
        <w:rPr>
          <w:rFonts w:hint="eastAsia"/>
        </w:rPr>
        <w:t>版，然后用</w:t>
      </w:r>
      <w:r>
        <w:rPr>
          <w:rFonts w:hint="eastAsia"/>
        </w:rPr>
        <w:t>USB</w:t>
      </w:r>
      <w:r>
        <w:rPr>
          <w:rFonts w:hint="eastAsia"/>
        </w:rPr>
        <w:t>进行连接，就可以实现画面的传输。</w:t>
      </w:r>
    </w:p>
    <w:p w:rsidR="004F070F" w:rsidRDefault="004F070F" w:rsidP="004F070F">
      <w:del w:id="1284" w:author="耿正霖" w:date="2016-05-26T10:50:00Z">
        <w:r w:rsidDel="006C6104">
          <w:rPr>
            <w:rFonts w:hint="eastAsia"/>
          </w:rPr>
          <w:delText>另外，直接保存图片到</w:delText>
        </w:r>
        <w:r w:rsidDel="006C6104">
          <w:rPr>
            <w:rFonts w:hint="eastAsia"/>
          </w:rPr>
          <w:delText>SD</w:delText>
        </w:r>
        <w:r w:rsidDel="006C6104">
          <w:rPr>
            <w:rFonts w:hint="eastAsia"/>
          </w:rPr>
          <w:delText>卡上速度比较慢，在手机上运行的时候卡顿现象比较明显，解决方案是使用多线程，把保存图片放到另外一个线程中去。</w:delText>
        </w:r>
      </w:del>
      <w:moveFromRangeStart w:id="1285" w:author="耿正霖" w:date="2016-05-26T10:49:00Z" w:name="move452023107"/>
      <w:moveFrom w:id="1286" w:author="耿正霖" w:date="2016-05-26T10:49:00Z">
        <w:r w:rsidDel="006C6104">
          <w:rPr>
            <w:rFonts w:hint="eastAsia"/>
          </w:rPr>
          <w:t>在</w:t>
        </w:r>
        <w:r w:rsidDel="006C6104">
          <w:rPr>
            <w:rFonts w:hint="eastAsia"/>
          </w:rPr>
          <w:t>Unity</w:t>
        </w:r>
        <w:r w:rsidDel="006C6104">
          <w:rPr>
            <w:rFonts w:hint="eastAsia"/>
          </w:rPr>
          <w:t>中具体的做法是声明一个</w:t>
        </w:r>
        <w:r w:rsidDel="006C6104">
          <w:rPr>
            <w:rFonts w:hint="eastAsia"/>
          </w:rPr>
          <w:t>Coroutine</w:t>
        </w:r>
        <w:r w:rsidDel="006C6104">
          <w:rPr>
            <w:rFonts w:hint="eastAsia"/>
          </w:rPr>
          <w:t>函数接受图片的字节流然后进行保存图片，然后调用</w:t>
        </w:r>
        <w:r w:rsidDel="006C6104">
          <w:rPr>
            <w:rFonts w:hint="eastAsia"/>
          </w:rPr>
          <w:t>StartCo</w:t>
        </w:r>
        <w:r w:rsidDel="006C6104">
          <w:t>routine</w:t>
        </w:r>
        <w:r w:rsidDel="006C6104">
          <w:rPr>
            <w:rFonts w:hint="eastAsia"/>
          </w:rPr>
          <w:t>函数将图片进行保存。</w:t>
        </w:r>
      </w:moveFrom>
      <w:moveFromRangeEnd w:id="1285"/>
    </w:p>
    <w:p w:rsidR="008B419B" w:rsidRDefault="00DD496F" w:rsidP="00DD496F">
      <w:pPr>
        <w:pStyle w:val="Heading2"/>
      </w:pPr>
      <w:bookmarkStart w:id="1287" w:name="_Toc451194205"/>
      <w:bookmarkStart w:id="1288" w:name="_Toc451194287"/>
      <w:bookmarkStart w:id="1289" w:name="_Toc451194532"/>
      <w:bookmarkStart w:id="1290" w:name="_Toc452072049"/>
      <w:r>
        <w:rPr>
          <w:rFonts w:hint="eastAsia"/>
        </w:rPr>
        <w:t>基于场景特征的采集方法</w:t>
      </w:r>
      <w:bookmarkEnd w:id="1287"/>
      <w:bookmarkEnd w:id="1288"/>
      <w:bookmarkEnd w:id="1289"/>
      <w:bookmarkEnd w:id="1290"/>
    </w:p>
    <w:p w:rsidR="006D7C98" w:rsidRPr="00742AAE" w:rsidRDefault="00DD496F" w:rsidP="00742AAE">
      <w:r>
        <w:rPr>
          <w:rFonts w:hint="eastAsia"/>
        </w:rPr>
        <w:t>所谓的基于场景特征的采集方法指的是利用场景中的显著点的信息来计算相机三维坐标与旋转角度的方法。</w:t>
      </w:r>
      <w:proofErr w:type="spellStart"/>
      <w:r w:rsidR="00653918" w:rsidRPr="00C24A4E">
        <w:t>Wikitude</w:t>
      </w:r>
      <w:proofErr w:type="spellEnd"/>
      <w:ins w:id="1291" w:author="耿正霖" w:date="2016-05-26T10:57:00Z">
        <w:r w:rsidR="006C6104" w:rsidRPr="00C24A4E">
          <w:rPr>
            <w:rFonts w:hint="eastAsia"/>
            <w:rPrChange w:id="1292" w:author="耿正霖" w:date="2016-05-26T15:13:00Z">
              <w:rPr>
                <w:rFonts w:hint="eastAsia"/>
                <w:highlight w:val="yellow"/>
              </w:rPr>
            </w:rPrChange>
          </w:rPr>
          <w:t>的功能是</w:t>
        </w:r>
      </w:ins>
      <w:ins w:id="1293" w:author="ZH" w:date="2016-05-25T23:17:00Z">
        <w:del w:id="1294" w:author="耿正霖" w:date="2016-05-26T10:57:00Z">
          <w:r w:rsidR="00AA5893" w:rsidDel="006C6104">
            <w:rPr>
              <w:rFonts w:hint="eastAsia"/>
            </w:rPr>
            <w:delText>同样</w:delText>
          </w:r>
          <w:r w:rsidR="00AA5893" w:rsidDel="006C6104">
            <w:delText>，介绍清楚提供的功能，你</w:delText>
          </w:r>
          <w:r w:rsidR="00AA5893" w:rsidDel="006C6104">
            <w:rPr>
              <w:rFonts w:hint="eastAsia"/>
            </w:rPr>
            <w:delText>调用</w:delText>
          </w:r>
          <w:r w:rsidR="00AA5893" w:rsidDel="006C6104">
            <w:delText>了哪些</w:delText>
          </w:r>
        </w:del>
      </w:ins>
      <w:r w:rsidR="00653918">
        <w:rPr>
          <w:rFonts w:hint="eastAsia"/>
        </w:rPr>
        <w:t>以相机采集的视频为输入，自动提取场景中诸如边界点的显著点，然后利用帧与帧之间同一显著点的像素差以及手持相机中内置的陀螺仪与加速器等信息，计算相机的三维坐标与旋转角度。</w:t>
      </w:r>
      <w:ins w:id="1295" w:author="耿正霖" w:date="2016-05-26T10:58:00Z">
        <w:r w:rsidR="00742AAE">
          <w:rPr>
            <w:rFonts w:hint="eastAsia"/>
          </w:rPr>
          <w:t>和</w:t>
        </w:r>
        <w:proofErr w:type="spellStart"/>
        <w:r w:rsidR="00742AAE">
          <w:rPr>
            <w:rFonts w:hint="eastAsia"/>
          </w:rPr>
          <w:t>ART</w:t>
        </w:r>
        <w:r w:rsidR="00742AAE">
          <w:t>oolkit</w:t>
        </w:r>
        <w:proofErr w:type="spellEnd"/>
        <w:r w:rsidR="00742AAE">
          <w:rPr>
            <w:rFonts w:hint="eastAsia"/>
          </w:rPr>
          <w:t>不同的是，在</w:t>
        </w:r>
        <w:proofErr w:type="spellStart"/>
        <w:r w:rsidR="00742AAE">
          <w:rPr>
            <w:rFonts w:hint="eastAsia"/>
          </w:rPr>
          <w:t>Wikitude</w:t>
        </w:r>
        <w:proofErr w:type="spellEnd"/>
        <w:r w:rsidR="00742AAE">
          <w:rPr>
            <w:rFonts w:hint="eastAsia"/>
          </w:rPr>
          <w:t>提供的接口中，当真实世界中相机位置发生改变时，程序场景中相机坐标保持不变，场景中所有物体的坐标与旋转角度发生改变。</w:t>
        </w:r>
      </w:ins>
      <w:ins w:id="1296" w:author="耿正霖" w:date="2016-05-26T10:59:00Z">
        <w:r w:rsidR="00742AAE">
          <w:rPr>
            <w:rFonts w:hint="eastAsia"/>
          </w:rPr>
          <w:t>调用的时候是读取线框球的位置和旋转角度，然后</w:t>
        </w:r>
      </w:ins>
      <w:ins w:id="1297" w:author="耿正霖" w:date="2016-05-26T10:58:00Z">
        <w:r w:rsidR="00742AAE">
          <w:rPr>
            <w:rFonts w:hint="eastAsia"/>
          </w:rPr>
          <w:t>假定线框球为</w:t>
        </w:r>
      </w:ins>
      <w:ins w:id="1298" w:author="耿正霖" w:date="2016-05-26T11:00:00Z">
        <w:r w:rsidR="00742AAE">
          <w:rPr>
            <w:rFonts w:hint="eastAsia"/>
          </w:rPr>
          <w:t>世界</w:t>
        </w:r>
      </w:ins>
      <w:ins w:id="1299" w:author="耿正霖" w:date="2016-05-26T10:58:00Z">
        <w:r w:rsidR="00742AAE">
          <w:rPr>
            <w:rFonts w:hint="eastAsia"/>
          </w:rPr>
          <w:t>中心，</w:t>
        </w:r>
        <w:r w:rsidR="00742AAE">
          <w:rPr>
            <w:rFonts w:hint="eastAsia"/>
          </w:rPr>
          <w:lastRenderedPageBreak/>
          <w:t>求解相机的相对三维坐标与相对四元数的旋转角度保存到二进制文件中。</w:t>
        </w:r>
      </w:ins>
    </w:p>
    <w:p w:rsidR="00653918" w:rsidRDefault="00653918" w:rsidP="00DD496F">
      <w:r>
        <w:rPr>
          <w:rFonts w:hint="eastAsia"/>
        </w:rPr>
        <w:t>如果想要利用基于场景特征的采集方法，场景需要满足以下条件：</w:t>
      </w:r>
    </w:p>
    <w:p w:rsidR="00653918" w:rsidRDefault="00653918" w:rsidP="00653918">
      <w:pPr>
        <w:pStyle w:val="ListParagraph"/>
        <w:numPr>
          <w:ilvl w:val="0"/>
          <w:numId w:val="18"/>
        </w:numPr>
        <w:ind w:firstLineChars="0"/>
      </w:pPr>
      <w:r>
        <w:rPr>
          <w:rFonts w:hint="eastAsia"/>
        </w:rPr>
        <w:t>场景中必须有足够多的物体，有足够丰富的元素变化，否则无法提取出足够的特征点用于计算。</w:t>
      </w:r>
    </w:p>
    <w:p w:rsidR="00653918" w:rsidRDefault="00653918" w:rsidP="00653918">
      <w:pPr>
        <w:pStyle w:val="ListParagraph"/>
        <w:numPr>
          <w:ilvl w:val="0"/>
          <w:numId w:val="18"/>
        </w:numPr>
        <w:ind w:firstLineChars="0"/>
      </w:pPr>
      <w:r>
        <w:rPr>
          <w:rFonts w:hint="eastAsia"/>
        </w:rPr>
        <w:t>场景中不能有太多透明的物体，透明物体反射折射规律复杂，特征点计算的方法不能适用于透明物体的计算。</w:t>
      </w:r>
    </w:p>
    <w:p w:rsidR="00653918" w:rsidRDefault="00653918" w:rsidP="00653918">
      <w:pPr>
        <w:pStyle w:val="ListParagraph"/>
        <w:numPr>
          <w:ilvl w:val="0"/>
          <w:numId w:val="18"/>
        </w:numPr>
        <w:ind w:firstLineChars="0"/>
      </w:pPr>
      <w:r>
        <w:rPr>
          <w:rFonts w:hint="eastAsia"/>
        </w:rPr>
        <w:t>场景中需要有恒定的光照条件，物体不能剧烈运动</w:t>
      </w:r>
      <w:r w:rsidR="004B5F95">
        <w:rPr>
          <w:rFonts w:hint="eastAsia"/>
        </w:rPr>
        <w:t>，这些都是为了保证特征点的稳定性。</w:t>
      </w:r>
    </w:p>
    <w:p w:rsidR="004B5F95" w:rsidRDefault="004B5F95" w:rsidP="00653918">
      <w:pPr>
        <w:pStyle w:val="ListParagraph"/>
        <w:numPr>
          <w:ilvl w:val="0"/>
          <w:numId w:val="18"/>
        </w:numPr>
        <w:ind w:firstLineChars="0"/>
      </w:pPr>
      <w:r>
        <w:rPr>
          <w:rFonts w:hint="eastAsia"/>
        </w:rPr>
        <w:t>场景不能太小，不适用于厘米级别的场景。场景太小的话受陀螺仪与加速器的精度限制，误差影响较大，降低计算结果的准确性。</w:t>
      </w:r>
    </w:p>
    <w:p w:rsidR="004B5F95" w:rsidDel="00303EED" w:rsidRDefault="00107ADD" w:rsidP="00742AAE">
      <w:pPr>
        <w:rPr>
          <w:del w:id="1300" w:author="耿正霖" w:date="2016-05-27T00:39:00Z"/>
        </w:rPr>
      </w:pPr>
      <w:ins w:id="1301" w:author="耿正霖" w:date="2016-05-26T15:51:00Z">
        <w:r>
          <w:rPr>
            <w:noProof/>
          </w:rPr>
          <mc:AlternateContent>
            <mc:Choice Requires="wps">
              <w:drawing>
                <wp:anchor distT="0" distB="0" distL="114300" distR="114300" simplePos="0" relativeHeight="251722752" behindDoc="0" locked="0" layoutInCell="1" allowOverlap="1" wp14:anchorId="31CA6244" wp14:editId="3C288FF0">
                  <wp:simplePos x="0" y="0"/>
                  <wp:positionH relativeFrom="column">
                    <wp:posOffset>0</wp:posOffset>
                  </wp:positionH>
                  <wp:positionV relativeFrom="paragraph">
                    <wp:posOffset>3675380</wp:posOffset>
                  </wp:positionV>
                  <wp:extent cx="532828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rsidR="0046526A" w:rsidRPr="003E508B" w:rsidRDefault="0046526A">
                              <w:pPr>
                                <w:pStyle w:val="Caption"/>
                                <w:jc w:val="center"/>
                                <w:rPr>
                                  <w:noProof/>
                                </w:rPr>
                                <w:pPrChange w:id="1302" w:author="耿正霖" w:date="2016-05-26T15:51:00Z">
                                  <w:pPr/>
                                </w:pPrChange>
                              </w:pPr>
                              <w:bookmarkStart w:id="1303" w:name="_Ref452041260"/>
                              <w:bookmarkStart w:id="1304" w:name="_Toc452065174"/>
                              <w:ins w:id="1305" w:author="耿正霖" w:date="2016-05-26T15:51:00Z">
                                <w:r>
                                  <w:rPr>
                                    <w:rFonts w:hint="eastAsia"/>
                                  </w:rPr>
                                  <w:t>图</w:t>
                                </w:r>
                                <w:r>
                                  <w:rPr>
                                    <w:rFonts w:hint="eastAsia"/>
                                  </w:rPr>
                                  <w:t xml:space="preserve"> </w:t>
                                </w:r>
                              </w:ins>
                              <w:ins w:id="1306" w:author="耿正霖" w:date="2016-05-26T22:27:00Z">
                                <w:r>
                                  <w:fldChar w:fldCharType="begin"/>
                                </w:r>
                                <w:r>
                                  <w:instrText xml:space="preserve"> </w:instrText>
                                </w:r>
                                <w:r>
                                  <w:rPr>
                                    <w:rFonts w:hint="eastAsia"/>
                                  </w:rPr>
                                  <w:instrText>STYLEREF 1 \s</w:instrText>
                                </w:r>
                                <w:r>
                                  <w:instrText xml:space="preserve"> </w:instrText>
                                </w:r>
                              </w:ins>
                              <w:r>
                                <w:fldChar w:fldCharType="separate"/>
                              </w:r>
                              <w:r>
                                <w:rPr>
                                  <w:noProof/>
                                </w:rPr>
                                <w:t>3</w:t>
                              </w:r>
                              <w:ins w:id="1307"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1308" w:author="耿正霖" w:date="2016-05-26T22:27:00Z">
                                <w:r>
                                  <w:rPr>
                                    <w:noProof/>
                                  </w:rPr>
                                  <w:t>3</w:t>
                                </w:r>
                                <w:r>
                                  <w:fldChar w:fldCharType="end"/>
                                </w:r>
                              </w:ins>
                              <w:bookmarkEnd w:id="1303"/>
                              <w:ins w:id="1309" w:author="耿正霖" w:date="2016-05-26T15:51:00Z">
                                <w:r>
                                  <w:t xml:space="preserve"> </w:t>
                                </w:r>
                                <w:r>
                                  <w:t>基于</w:t>
                                </w:r>
                                <w:r>
                                  <w:rPr>
                                    <w:rFonts w:hint="eastAsia"/>
                                  </w:rPr>
                                  <w:t>场景</w:t>
                                </w:r>
                                <w:r>
                                  <w:t>特征的采集方法</w:t>
                                </w:r>
                              </w:ins>
                              <w:bookmarkEnd w:id="1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A6244" id="Text Box 29" o:spid="_x0000_s1034" type="#_x0000_t202" style="position:absolute;left:0;text-align:left;margin-left:0;margin-top:289.4pt;width:419.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" stroked="f">
                  <v:textbox style="mso-fit-shape-to-text:t" inset="0,0,0,0">
                    <w:txbxContent>
                      <w:p w:rsidR="0046526A" w:rsidRPr="003E508B" w:rsidRDefault="0046526A">
                        <w:pPr>
                          <w:pStyle w:val="Caption"/>
                          <w:jc w:val="center"/>
                          <w:rPr>
                            <w:noProof/>
                          </w:rPr>
                          <w:pPrChange w:id="1310" w:author="耿正霖" w:date="2016-05-26T15:51:00Z">
                            <w:pPr/>
                          </w:pPrChange>
                        </w:pPr>
                        <w:bookmarkStart w:id="1311" w:name="_Ref452041260"/>
                        <w:bookmarkStart w:id="1312" w:name="_Toc452065174"/>
                        <w:ins w:id="1313" w:author="耿正霖" w:date="2016-05-26T15:51:00Z">
                          <w:r>
                            <w:rPr>
                              <w:rFonts w:hint="eastAsia"/>
                            </w:rPr>
                            <w:t>图</w:t>
                          </w:r>
                          <w:r>
                            <w:rPr>
                              <w:rFonts w:hint="eastAsia"/>
                            </w:rPr>
                            <w:t xml:space="preserve"> </w:t>
                          </w:r>
                        </w:ins>
                        <w:ins w:id="1314" w:author="耿正霖" w:date="2016-05-26T22:27:00Z">
                          <w:r>
                            <w:fldChar w:fldCharType="begin"/>
                          </w:r>
                          <w:r>
                            <w:instrText xml:space="preserve"> </w:instrText>
                          </w:r>
                          <w:r>
                            <w:rPr>
                              <w:rFonts w:hint="eastAsia"/>
                            </w:rPr>
                            <w:instrText>STYLEREF 1 \s</w:instrText>
                          </w:r>
                          <w:r>
                            <w:instrText xml:space="preserve"> </w:instrText>
                          </w:r>
                        </w:ins>
                        <w:r>
                          <w:fldChar w:fldCharType="separate"/>
                        </w:r>
                        <w:r>
                          <w:rPr>
                            <w:noProof/>
                          </w:rPr>
                          <w:t>3</w:t>
                        </w:r>
                        <w:ins w:id="1315"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1316" w:author="耿正霖" w:date="2016-05-26T22:27:00Z">
                          <w:r>
                            <w:rPr>
                              <w:noProof/>
                            </w:rPr>
                            <w:t>3</w:t>
                          </w:r>
                          <w:r>
                            <w:fldChar w:fldCharType="end"/>
                          </w:r>
                        </w:ins>
                        <w:bookmarkEnd w:id="1311"/>
                        <w:ins w:id="1317" w:author="耿正霖" w:date="2016-05-26T15:51:00Z">
                          <w:r>
                            <w:t xml:space="preserve"> </w:t>
                          </w:r>
                          <w:r>
                            <w:t>基于</w:t>
                          </w:r>
                          <w:r>
                            <w:rPr>
                              <w:rFonts w:hint="eastAsia"/>
                            </w:rPr>
                            <w:t>场景</w:t>
                          </w:r>
                          <w:r>
                            <w:t>特征的采集方法</w:t>
                          </w:r>
                        </w:ins>
                        <w:bookmarkEnd w:id="1312"/>
                      </w:p>
                    </w:txbxContent>
                  </v:textbox>
                  <w10:wrap type="topAndBottom"/>
                </v:shape>
              </w:pict>
            </mc:Fallback>
          </mc:AlternateContent>
        </w:r>
        <w:r>
          <w:rPr>
            <w:noProof/>
          </w:rPr>
          <w:drawing>
            <wp:anchor distT="0" distB="0" distL="114300" distR="114300" simplePos="0" relativeHeight="251720704" behindDoc="0" locked="0" layoutInCell="1" allowOverlap="1" wp14:anchorId="7B26BDBB" wp14:editId="18499D15">
              <wp:simplePos x="0" y="0"/>
              <wp:positionH relativeFrom="margin">
                <wp:align>left</wp:align>
              </wp:positionH>
              <wp:positionV relativeFrom="paragraph">
                <wp:posOffset>1901825</wp:posOffset>
              </wp:positionV>
              <wp:extent cx="5328285" cy="1716405"/>
              <wp:effectExtent l="0" t="0" r="571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28285" cy="1716405"/>
                      </a:xfrm>
                      <a:prstGeom prst="rect">
                        <a:avLst/>
                      </a:prstGeom>
                    </pic:spPr>
                  </pic:pic>
                </a:graphicData>
              </a:graphic>
            </wp:anchor>
          </w:drawing>
        </w:r>
      </w:ins>
      <w:r w:rsidR="004B5F95">
        <w:rPr>
          <w:rFonts w:hint="eastAsia"/>
        </w:rPr>
        <w:t>在采集之前，用户首先需要记录一个场景地图，具体方法是用户移动手中的相机，系统根据视频帧之间的不同计算显著点的深度等信息，只有当系统采集到足够多的特征点之后，系统才能够进行稳健的采集。系统会根据当前特征点的多少，给当前场景地图一个质量等级。一共有三种等级：</w:t>
      </w:r>
      <w:r w:rsidR="006D7C98">
        <w:rPr>
          <w:rFonts w:hint="eastAsia"/>
        </w:rPr>
        <w:t>好</w:t>
      </w:r>
      <w:r w:rsidR="004B5F95">
        <w:rPr>
          <w:rFonts w:hint="eastAsia"/>
        </w:rPr>
        <w:t>（</w:t>
      </w:r>
      <w:r w:rsidR="004B5F95">
        <w:rPr>
          <w:rFonts w:hint="eastAsia"/>
        </w:rPr>
        <w:t>good</w:t>
      </w:r>
      <w:r w:rsidR="004B5F95">
        <w:rPr>
          <w:rFonts w:hint="eastAsia"/>
        </w:rPr>
        <w:t>），中（</w:t>
      </w:r>
      <w:r w:rsidR="004B5F95">
        <w:rPr>
          <w:rFonts w:hint="eastAsia"/>
        </w:rPr>
        <w:t>average</w:t>
      </w:r>
      <w:r w:rsidR="004B5F95">
        <w:rPr>
          <w:rFonts w:hint="eastAsia"/>
        </w:rPr>
        <w:t>），</w:t>
      </w:r>
      <w:r w:rsidR="006D7C98">
        <w:rPr>
          <w:rFonts w:hint="eastAsia"/>
        </w:rPr>
        <w:t>差</w:t>
      </w:r>
      <w:r w:rsidR="004B5F95">
        <w:rPr>
          <w:rFonts w:hint="eastAsia"/>
        </w:rPr>
        <w:t>（</w:t>
      </w:r>
      <w:r w:rsidR="004B5F95">
        <w:rPr>
          <w:rFonts w:hint="eastAsia"/>
        </w:rPr>
        <w:t>bad</w:t>
      </w:r>
      <w:r w:rsidR="004B5F95">
        <w:rPr>
          <w:rFonts w:hint="eastAsia"/>
        </w:rPr>
        <w:t>）。最开始时等级是</w:t>
      </w:r>
      <w:r w:rsidR="006D7C98">
        <w:rPr>
          <w:rFonts w:hint="eastAsia"/>
        </w:rPr>
        <w:t>差</w:t>
      </w:r>
      <w:r w:rsidR="004B5F95">
        <w:rPr>
          <w:rFonts w:hint="eastAsia"/>
        </w:rPr>
        <w:t>，只有当质量</w:t>
      </w:r>
      <w:r w:rsidR="00FB1F11">
        <w:rPr>
          <w:rFonts w:hint="eastAsia"/>
        </w:rPr>
        <w:t>等级变</w:t>
      </w:r>
      <w:r w:rsidR="004B5F95">
        <w:rPr>
          <w:rFonts w:hint="eastAsia"/>
        </w:rPr>
        <w:t>为</w:t>
      </w:r>
      <w:r w:rsidR="006D7C98">
        <w:rPr>
          <w:rFonts w:hint="eastAsia"/>
        </w:rPr>
        <w:t>好</w:t>
      </w:r>
      <w:r w:rsidR="004B5F95">
        <w:rPr>
          <w:rFonts w:hint="eastAsia"/>
        </w:rPr>
        <w:t>时，系统才可以进入下一阶段。</w:t>
      </w:r>
      <w:r w:rsidR="009826F1">
        <w:rPr>
          <w:rFonts w:hint="eastAsia"/>
        </w:rPr>
        <w:t>如</w:t>
      </w:r>
      <w:ins w:id="1318" w:author="耿正霖" w:date="2016-05-26T15:52:00Z">
        <w:r>
          <w:fldChar w:fldCharType="begin"/>
        </w:r>
        <w:r>
          <w:instrText xml:space="preserve"> </w:instrText>
        </w:r>
        <w:r>
          <w:rPr>
            <w:rFonts w:hint="eastAsia"/>
          </w:rPr>
          <w:instrText>REF _Ref452041260 \h</w:instrText>
        </w:r>
        <w:r>
          <w:instrText xml:space="preserve"> </w:instrText>
        </w:r>
      </w:ins>
      <w:r>
        <w:fldChar w:fldCharType="separate"/>
      </w:r>
      <w:ins w:id="1319" w:author="耿正霖" w:date="2016-05-26T15:52:00Z">
        <w:r>
          <w:rPr>
            <w:rFonts w:hint="eastAsia"/>
          </w:rPr>
          <w:t>图</w:t>
        </w:r>
        <w:r>
          <w:rPr>
            <w:rFonts w:hint="eastAsia"/>
          </w:rPr>
          <w:t xml:space="preserve"> </w:t>
        </w:r>
        <w:r>
          <w:rPr>
            <w:noProof/>
          </w:rPr>
          <w:t>3</w:t>
        </w:r>
        <w:r>
          <w:t>.</w:t>
        </w:r>
        <w:r>
          <w:rPr>
            <w:noProof/>
          </w:rPr>
          <w:t>3</w:t>
        </w:r>
        <w:r>
          <w:fldChar w:fldCharType="end"/>
        </w:r>
      </w:ins>
      <w:del w:id="1320" w:author="耿正霖" w:date="2016-05-26T15:52:00Z">
        <w:r w:rsidR="009826F1" w:rsidDel="00107ADD">
          <w:fldChar w:fldCharType="begin"/>
        </w:r>
        <w:r w:rsidR="009826F1" w:rsidDel="00107ADD">
          <w:delInstrText xml:space="preserve"> </w:delInstrText>
        </w:r>
        <w:r w:rsidR="009826F1" w:rsidDel="00107ADD">
          <w:rPr>
            <w:rFonts w:hint="eastAsia"/>
          </w:rPr>
          <w:delInstrText>REF _Ref451117971 \h</w:delInstrText>
        </w:r>
        <w:r w:rsidR="009826F1" w:rsidDel="00107ADD">
          <w:delInstrText xml:space="preserve"> </w:delInstrText>
        </w:r>
        <w:r w:rsidR="009826F1" w:rsidDel="00107ADD">
          <w:fldChar w:fldCharType="separate"/>
        </w:r>
        <w:r w:rsidR="009826F1" w:rsidDel="00107ADD">
          <w:delText>图</w:delText>
        </w:r>
        <w:r w:rsidR="009826F1" w:rsidDel="00107ADD">
          <w:delText xml:space="preserve"> </w:delText>
        </w:r>
        <w:r w:rsidR="009826F1" w:rsidDel="00107ADD">
          <w:rPr>
            <w:noProof/>
          </w:rPr>
          <w:delText>3</w:delText>
        </w:r>
        <w:r w:rsidR="009826F1" w:rsidDel="00107ADD">
          <w:delText>.</w:delText>
        </w:r>
        <w:r w:rsidR="009826F1" w:rsidDel="00107ADD">
          <w:rPr>
            <w:noProof/>
          </w:rPr>
          <w:delText>2</w:delText>
        </w:r>
        <w:r w:rsidR="009826F1" w:rsidDel="00107ADD">
          <w:fldChar w:fldCharType="end"/>
        </w:r>
      </w:del>
      <w:r w:rsidR="009826F1">
        <w:t xml:space="preserve"> (a) (b)</w:t>
      </w:r>
      <w:ins w:id="1321" w:author="耿正霖" w:date="2016-05-26T15:52:00Z">
        <w:r>
          <w:t xml:space="preserve"> </w:t>
        </w:r>
        <w:r>
          <w:rPr>
            <w:rFonts w:hint="eastAsia"/>
          </w:rPr>
          <w:t>(</w:t>
        </w:r>
        <w:r>
          <w:t>c</w:t>
        </w:r>
        <w:proofErr w:type="gramStart"/>
        <w:r>
          <w:rPr>
            <w:rFonts w:hint="eastAsia"/>
          </w:rPr>
          <w:t>)</w:t>
        </w:r>
      </w:ins>
      <w:proofErr w:type="gramEnd"/>
      <w:del w:id="1322" w:author="耿正霖" w:date="2016-05-26T11:00:00Z">
        <w:r w:rsidR="009826F1" w:rsidDel="00742AAE">
          <w:rPr>
            <w:rFonts w:hint="eastAsia"/>
          </w:rPr>
          <w:delText>。</w:delText>
        </w:r>
      </w:del>
      <w:ins w:id="1323" w:author="ZH" w:date="2016-05-25T23:21:00Z">
        <w:del w:id="1324" w:author="耿正霖" w:date="2016-05-26T10:49:00Z">
          <w:r w:rsidR="00EC6199" w:rsidDel="006C6104">
            <w:rPr>
              <w:rFonts w:hint="eastAsia"/>
            </w:rPr>
            <w:delText>图</w:delText>
          </w:r>
          <w:r w:rsidR="00EC6199" w:rsidDel="006C6104">
            <w:rPr>
              <w:rFonts w:hint="eastAsia"/>
            </w:rPr>
            <w:delText>c</w:delText>
          </w:r>
          <w:r w:rsidR="00EC6199" w:rsidDel="006C6104">
            <w:rPr>
              <w:rFonts w:hint="eastAsia"/>
            </w:rPr>
            <w:delText>是什么？</w:delText>
          </w:r>
        </w:del>
      </w:ins>
      <w:ins w:id="1325" w:author="耿正霖" w:date="2016-05-26T11:00:00Z">
        <w:r w:rsidR="00742AAE">
          <w:rPr>
            <w:rFonts w:hint="eastAsia"/>
          </w:rPr>
          <w:t>分别表示等级为差</w:t>
        </w:r>
      </w:ins>
      <w:ins w:id="1326" w:author="耿正霖" w:date="2016-05-26T15:52:00Z">
        <w:r>
          <w:rPr>
            <w:rFonts w:hint="eastAsia"/>
          </w:rPr>
          <w:t>中好</w:t>
        </w:r>
      </w:ins>
      <w:ins w:id="1327" w:author="耿正霖" w:date="2016-05-26T11:00:00Z">
        <w:r w:rsidR="00742AAE">
          <w:rPr>
            <w:rFonts w:hint="eastAsia"/>
          </w:rPr>
          <w:t>时的情形。</w:t>
        </w:r>
      </w:ins>
    </w:p>
    <w:p w:rsidR="00D242CA" w:rsidDel="00107ADD" w:rsidRDefault="004B5F95" w:rsidP="00DE665C">
      <w:pPr>
        <w:rPr>
          <w:del w:id="1328" w:author="耿正霖" w:date="2016-05-26T10:58:00Z"/>
        </w:rPr>
      </w:pPr>
      <w:del w:id="1329" w:author="耿正霖" w:date="2016-05-26T11:01:00Z">
        <w:r w:rsidDel="00742AAE">
          <w:rPr>
            <w:rFonts w:hint="eastAsia"/>
          </w:rPr>
          <w:delText>之后调整阶段与拍摄阶段与上一小节基本相同</w:delText>
        </w:r>
        <w:r w:rsidR="004F070F" w:rsidDel="00742AAE">
          <w:rPr>
            <w:rFonts w:hint="eastAsia"/>
          </w:rPr>
          <w:delText>，这里不再赘述</w:delText>
        </w:r>
        <w:r w:rsidDel="00742AAE">
          <w:rPr>
            <w:rFonts w:hint="eastAsia"/>
          </w:rPr>
          <w:delText>。</w:delText>
        </w:r>
        <w:r w:rsidR="00FB1F11" w:rsidDel="00742AAE">
          <w:rPr>
            <w:rFonts w:hint="eastAsia"/>
          </w:rPr>
          <w:delText>但是</w:delText>
        </w:r>
      </w:del>
      <w:del w:id="1330" w:author="耿正霖" w:date="2016-05-26T10:58:00Z">
        <w:r w:rsidR="00FB1F11" w:rsidDel="00742AAE">
          <w:rPr>
            <w:rFonts w:hint="eastAsia"/>
          </w:rPr>
          <w:delText>在</w:delText>
        </w:r>
        <w:r w:rsidR="00FB1F11" w:rsidDel="00742AAE">
          <w:rPr>
            <w:rFonts w:hint="eastAsia"/>
          </w:rPr>
          <w:delText>Wikitude</w:delText>
        </w:r>
        <w:r w:rsidR="00FB1F11" w:rsidDel="00742AAE">
          <w:rPr>
            <w:rFonts w:hint="eastAsia"/>
          </w:rPr>
          <w:delText>提供的接口中，当真实世界中相机位置发生改变时，程序场景中相机坐标保持不变，场景中所有物体的坐标与旋转角度发生改变。所以在这种情况下，当用户调整好</w:delText>
        </w:r>
      </w:del>
      <w:del w:id="1331" w:author="耿正霖" w:date="2016-05-26T10:14:00Z">
        <w:r w:rsidR="00FB1F11" w:rsidDel="00493C63">
          <w:rPr>
            <w:rFonts w:hint="eastAsia"/>
          </w:rPr>
          <w:delText>框线球</w:delText>
        </w:r>
      </w:del>
      <w:del w:id="1332" w:author="耿正霖" w:date="2016-05-26T10:58:00Z">
        <w:r w:rsidR="00FB1F11" w:rsidDel="00742AAE">
          <w:rPr>
            <w:rFonts w:hint="eastAsia"/>
          </w:rPr>
          <w:delText>的位置后，系统假定</w:delText>
        </w:r>
      </w:del>
      <w:del w:id="1333" w:author="耿正霖" w:date="2016-05-26T10:14:00Z">
        <w:r w:rsidR="00FB1F11" w:rsidDel="00493C63">
          <w:rPr>
            <w:rFonts w:hint="eastAsia"/>
          </w:rPr>
          <w:delText>框线球</w:delText>
        </w:r>
      </w:del>
      <w:del w:id="1334" w:author="耿正霖" w:date="2016-05-26T10:58:00Z">
        <w:r w:rsidR="00FB1F11" w:rsidDel="00742AAE">
          <w:rPr>
            <w:rFonts w:hint="eastAsia"/>
          </w:rPr>
          <w:delText>为直接中心，求解相机的相对三维坐标与相对四元数的旋转角度保存到二进制文件中。</w:delText>
        </w:r>
      </w:del>
    </w:p>
    <w:p w:rsidR="00107ADD" w:rsidRDefault="00107ADD">
      <w:pPr>
        <w:rPr>
          <w:ins w:id="1335" w:author="耿正霖" w:date="2016-05-26T15:49:00Z"/>
        </w:rPr>
      </w:pPr>
      <w:del w:id="1336" w:author="耿正霖" w:date="2016-05-26T15:50:00Z">
        <w:r w:rsidDel="00107ADD">
          <w:rPr>
            <w:noProof/>
          </w:rPr>
          <mc:AlternateContent>
            <mc:Choice Requires="wps">
              <w:drawing>
                <wp:anchor distT="0" distB="0" distL="114300" distR="114300" simplePos="0" relativeHeight="251682816" behindDoc="0" locked="0" layoutInCell="1" allowOverlap="1" wp14:anchorId="5B1BE2B4" wp14:editId="57D4F672">
                  <wp:simplePos x="0" y="0"/>
                  <wp:positionH relativeFrom="margin">
                    <wp:align>left</wp:align>
                  </wp:positionH>
                  <wp:positionV relativeFrom="paragraph">
                    <wp:posOffset>1820545</wp:posOffset>
                  </wp:positionV>
                  <wp:extent cx="5328285" cy="635"/>
                  <wp:effectExtent l="0" t="0" r="5715" b="0"/>
                  <wp:wrapTopAndBottom/>
                  <wp:docPr id="10" name="Text Box 10"/>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rsidR="0046526A" w:rsidRPr="00D242CA" w:rsidRDefault="0046526A" w:rsidP="00DE665C">
                              <w:pPr>
                                <w:pStyle w:val="Caption"/>
                                <w:jc w:val="center"/>
                              </w:pPr>
                              <w:bookmarkStart w:id="1337" w:name="_Ref451117971"/>
                              <w:bookmarkStart w:id="1338" w:name="_Toc451195200"/>
                              <w:bookmarkStart w:id="1339" w:name="_Toc452065175"/>
                              <w:r>
                                <w:t>图</w:t>
                              </w:r>
                              <w:r>
                                <w:t xml:space="preserve"> </w:t>
                              </w:r>
                              <w:ins w:id="1340" w:author="耿正霖" w:date="2016-05-26T22:27:00Z">
                                <w:r>
                                  <w:fldChar w:fldCharType="begin"/>
                                </w:r>
                                <w:r>
                                  <w:instrText xml:space="preserve"> STYLEREF 1 \s </w:instrText>
                                </w:r>
                              </w:ins>
                              <w:r>
                                <w:fldChar w:fldCharType="separate"/>
                              </w:r>
                              <w:r>
                                <w:rPr>
                                  <w:noProof/>
                                </w:rPr>
                                <w:t>3</w:t>
                              </w:r>
                              <w:ins w:id="1341"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342" w:author="耿正霖" w:date="2016-05-26T22:27:00Z">
                                <w:r>
                                  <w:rPr>
                                    <w:noProof/>
                                  </w:rPr>
                                  <w:t>4</w:t>
                                </w:r>
                                <w:r>
                                  <w:fldChar w:fldCharType="end"/>
                                </w:r>
                              </w:ins>
                              <w:del w:id="1343" w:author="耿正霖" w:date="2016-05-26T15:23:00Z">
                                <w:r w:rsidDel="00010A49">
                                  <w:fldChar w:fldCharType="begin"/>
                                </w:r>
                                <w:r w:rsidDel="00010A49">
                                  <w:delInstrText xml:space="preserve"> STYLEREF 1 \s </w:delInstrText>
                                </w:r>
                                <w:r w:rsidDel="00010A49">
                                  <w:fldChar w:fldCharType="separate"/>
                                </w:r>
                                <w:r w:rsidDel="00010A49">
                                  <w:rPr>
                                    <w:noProof/>
                                  </w:rPr>
                                  <w:delText>3</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2</w:delText>
                                </w:r>
                                <w:r w:rsidDel="00010A49">
                                  <w:fldChar w:fldCharType="end"/>
                                </w:r>
                              </w:del>
                              <w:bookmarkEnd w:id="1337"/>
                              <w:r>
                                <w:t>基于场景特征</w:t>
                              </w:r>
                              <w:r>
                                <w:rPr>
                                  <w:rFonts w:hint="eastAsia"/>
                                </w:rPr>
                                <w:t>的</w:t>
                              </w:r>
                              <w:r>
                                <w:t>采集方法</w:t>
                              </w:r>
                              <w:bookmarkEnd w:id="1338"/>
                              <w:bookmarkEnd w:id="13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BE2B4" id="Text Box 10" o:spid="_x0000_s1035" type="#_x0000_t202" style="position:absolute;left:0;text-align:left;margin-left:0;margin-top:143.35pt;width:419.5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" stroked="f">
                  <v:textbox style="mso-fit-shape-to-text:t" inset="0,0,0,0">
                    <w:txbxContent>
                      <w:p w:rsidR="0046526A" w:rsidRPr="00D242CA" w:rsidRDefault="0046526A" w:rsidP="00DE665C">
                        <w:pPr>
                          <w:pStyle w:val="Caption"/>
                          <w:jc w:val="center"/>
                        </w:pPr>
                        <w:bookmarkStart w:id="1344" w:name="_Ref451117971"/>
                        <w:bookmarkStart w:id="1345" w:name="_Toc451195200"/>
                        <w:bookmarkStart w:id="1346" w:name="_Toc452065175"/>
                        <w:r>
                          <w:t>图</w:t>
                        </w:r>
                        <w:r>
                          <w:t xml:space="preserve"> </w:t>
                        </w:r>
                        <w:ins w:id="1347" w:author="耿正霖" w:date="2016-05-26T22:27:00Z">
                          <w:r>
                            <w:fldChar w:fldCharType="begin"/>
                          </w:r>
                          <w:r>
                            <w:instrText xml:space="preserve"> STYLEREF 1 \s </w:instrText>
                          </w:r>
                        </w:ins>
                        <w:r>
                          <w:fldChar w:fldCharType="separate"/>
                        </w:r>
                        <w:r>
                          <w:rPr>
                            <w:noProof/>
                          </w:rPr>
                          <w:t>3</w:t>
                        </w:r>
                        <w:ins w:id="1348"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349" w:author="耿正霖" w:date="2016-05-26T22:27:00Z">
                          <w:r>
                            <w:rPr>
                              <w:noProof/>
                            </w:rPr>
                            <w:t>4</w:t>
                          </w:r>
                          <w:r>
                            <w:fldChar w:fldCharType="end"/>
                          </w:r>
                        </w:ins>
                        <w:del w:id="1350" w:author="耿正霖" w:date="2016-05-26T15:23:00Z">
                          <w:r w:rsidDel="00010A49">
                            <w:fldChar w:fldCharType="begin"/>
                          </w:r>
                          <w:r w:rsidDel="00010A49">
                            <w:delInstrText xml:space="preserve"> STYLEREF 1 \s </w:delInstrText>
                          </w:r>
                          <w:r w:rsidDel="00010A49">
                            <w:fldChar w:fldCharType="separate"/>
                          </w:r>
                          <w:r w:rsidDel="00010A49">
                            <w:rPr>
                              <w:noProof/>
                            </w:rPr>
                            <w:delText>3</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2</w:delText>
                          </w:r>
                          <w:r w:rsidDel="00010A49">
                            <w:fldChar w:fldCharType="end"/>
                          </w:r>
                        </w:del>
                        <w:bookmarkEnd w:id="1344"/>
                        <w:r>
                          <w:t>基于场景特征</w:t>
                        </w:r>
                        <w:r>
                          <w:rPr>
                            <w:rFonts w:hint="eastAsia"/>
                          </w:rPr>
                          <w:t>的</w:t>
                        </w:r>
                        <w:r>
                          <w:t>采集方法</w:t>
                        </w:r>
                        <w:bookmarkEnd w:id="1345"/>
                        <w:bookmarkEnd w:id="1346"/>
                      </w:p>
                    </w:txbxContent>
                  </v:textbox>
                  <w10:wrap type="topAndBottom" anchorx="margin"/>
                </v:shape>
              </w:pict>
            </mc:Fallback>
          </mc:AlternateContent>
        </w:r>
      </w:del>
      <w:del w:id="1351" w:author="耿正霖" w:date="2016-05-26T15:49:00Z">
        <w:r w:rsidDel="00107ADD">
          <w:rPr>
            <w:noProof/>
          </w:rPr>
          <w:drawing>
            <wp:anchor distT="0" distB="0" distL="114300" distR="114300" simplePos="0" relativeHeight="251719680" behindDoc="0" locked="0" layoutInCell="1" allowOverlap="1" wp14:anchorId="1FFF5233" wp14:editId="21013FC0">
              <wp:simplePos x="0" y="0"/>
              <wp:positionH relativeFrom="margin">
                <wp:align>left</wp:align>
              </wp:positionH>
              <wp:positionV relativeFrom="paragraph">
                <wp:posOffset>0</wp:posOffset>
              </wp:positionV>
              <wp:extent cx="5328285" cy="1776095"/>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28285" cy="1776095"/>
                      </a:xfrm>
                      <a:prstGeom prst="rect">
                        <a:avLst/>
                      </a:prstGeom>
                    </pic:spPr>
                  </pic:pic>
                </a:graphicData>
              </a:graphic>
            </wp:anchor>
          </w:drawing>
        </w:r>
      </w:del>
    </w:p>
    <w:p w:rsidR="00FB1F11" w:rsidRDefault="00FB1F11" w:rsidP="002F59F3">
      <w:pPr>
        <w:pStyle w:val="Heading2"/>
      </w:pPr>
      <w:bookmarkStart w:id="1352" w:name="_Toc451194206"/>
      <w:bookmarkStart w:id="1353" w:name="_Toc451194288"/>
      <w:bookmarkStart w:id="1354" w:name="_Toc451194533"/>
      <w:del w:id="1355" w:author="耿正霖" w:date="2016-05-26T15:49:00Z">
        <w:r w:rsidDel="00107ADD">
          <w:rPr>
            <w:rFonts w:hint="eastAsia"/>
          </w:rPr>
          <w:delText>两</w:delText>
        </w:r>
      </w:del>
      <w:bookmarkStart w:id="1356" w:name="_Toc452072050"/>
      <w:r>
        <w:rPr>
          <w:rFonts w:hint="eastAsia"/>
        </w:rPr>
        <w:t>种采集方法的对比</w:t>
      </w:r>
      <w:bookmarkEnd w:id="1352"/>
      <w:bookmarkEnd w:id="1353"/>
      <w:bookmarkEnd w:id="1354"/>
      <w:bookmarkEnd w:id="1356"/>
    </w:p>
    <w:p w:rsidR="00FB1F11" w:rsidRDefault="00FB1F11" w:rsidP="00FB1F11">
      <w:r>
        <w:rPr>
          <w:rFonts w:hint="eastAsia"/>
        </w:rPr>
        <w:t>本系统中实现了两种方法，分别是基于</w:t>
      </w:r>
      <w:del w:id="1357" w:author="耿正霖" w:date="2016-05-26T10:14:00Z">
        <w:r w:rsidDel="00493C63">
          <w:rPr>
            <w:rFonts w:hint="eastAsia"/>
          </w:rPr>
          <w:delText>标记</w:delText>
        </w:r>
      </w:del>
      <w:ins w:id="1358" w:author="耿正霖" w:date="2016-05-26T10:14:00Z">
        <w:r w:rsidR="00493C63">
          <w:rPr>
            <w:rFonts w:hint="eastAsia"/>
          </w:rPr>
          <w:t>标志</w:t>
        </w:r>
      </w:ins>
      <w:r>
        <w:rPr>
          <w:rFonts w:hint="eastAsia"/>
        </w:rPr>
        <w:t>的方法与基于场景特征的方法。两种方法各有利弊：</w:t>
      </w:r>
    </w:p>
    <w:p w:rsidR="00FB1F11" w:rsidRDefault="00DF4FD1" w:rsidP="00FB1F11">
      <w:r>
        <w:rPr>
          <w:rFonts w:hint="eastAsia"/>
        </w:rPr>
        <w:t>第一</w:t>
      </w:r>
      <w:r w:rsidR="00FB1F11">
        <w:rPr>
          <w:rFonts w:hint="eastAsia"/>
        </w:rPr>
        <w:t>，基于</w:t>
      </w:r>
      <w:del w:id="1359" w:author="耿正霖" w:date="2016-05-26T10:14:00Z">
        <w:r w:rsidR="00FB1F11" w:rsidDel="00493C63">
          <w:rPr>
            <w:rFonts w:hint="eastAsia"/>
          </w:rPr>
          <w:delText>标记</w:delText>
        </w:r>
      </w:del>
      <w:ins w:id="1360" w:author="耿正霖" w:date="2016-05-26T10:14:00Z">
        <w:r w:rsidR="00493C63">
          <w:rPr>
            <w:rFonts w:hint="eastAsia"/>
          </w:rPr>
          <w:t>标志</w:t>
        </w:r>
      </w:ins>
      <w:r w:rsidR="00FB1F11">
        <w:rPr>
          <w:rFonts w:hint="eastAsia"/>
        </w:rPr>
        <w:t>的方法需要使用</w:t>
      </w:r>
      <w:del w:id="1361" w:author="耿正霖" w:date="2016-05-26T10:14:00Z">
        <w:r w:rsidR="00FB1F11" w:rsidDel="00493C63">
          <w:rPr>
            <w:rFonts w:hint="eastAsia"/>
          </w:rPr>
          <w:delText>标记</w:delText>
        </w:r>
      </w:del>
      <w:ins w:id="1362" w:author="耿正霖" w:date="2016-05-26T10:14:00Z">
        <w:r w:rsidR="00493C63">
          <w:rPr>
            <w:rFonts w:hint="eastAsia"/>
          </w:rPr>
          <w:t>标志</w:t>
        </w:r>
      </w:ins>
      <w:r w:rsidR="00FB1F11">
        <w:rPr>
          <w:rFonts w:hint="eastAsia"/>
        </w:rPr>
        <w:t>，这一方面给光场采集尤其是户外采集</w:t>
      </w:r>
      <w:r w:rsidR="00FB1F11">
        <w:rPr>
          <w:rFonts w:hint="eastAsia"/>
        </w:rPr>
        <w:lastRenderedPageBreak/>
        <w:t>带来了许多的不变，另一方面，</w:t>
      </w:r>
      <w:del w:id="1363" w:author="耿正霖" w:date="2016-05-26T10:14:00Z">
        <w:r w:rsidR="00FB1F11" w:rsidDel="00493C63">
          <w:rPr>
            <w:rFonts w:hint="eastAsia"/>
          </w:rPr>
          <w:delText>标记</w:delText>
        </w:r>
      </w:del>
      <w:ins w:id="1364" w:author="耿正霖" w:date="2016-05-26T10:14:00Z">
        <w:r w:rsidR="00493C63">
          <w:rPr>
            <w:rFonts w:hint="eastAsia"/>
          </w:rPr>
          <w:t>标志</w:t>
        </w:r>
      </w:ins>
      <w:r w:rsidR="00FB1F11">
        <w:rPr>
          <w:rFonts w:hint="eastAsia"/>
        </w:rPr>
        <w:t>的存在也使得场景的美观程度受到影响。而基于场景特征的方法就没有这些缺点。</w:t>
      </w:r>
    </w:p>
    <w:p w:rsidR="00FB1F11" w:rsidRDefault="00DF4FD1" w:rsidP="00FB1F11">
      <w:r>
        <w:rPr>
          <w:rFonts w:hint="eastAsia"/>
        </w:rPr>
        <w:t>第二，</w:t>
      </w:r>
      <w:r w:rsidR="00FB1F11">
        <w:rPr>
          <w:rFonts w:hint="eastAsia"/>
        </w:rPr>
        <w:t>采集范围方面，基于</w:t>
      </w:r>
      <w:del w:id="1365" w:author="耿正霖" w:date="2016-05-26T10:14:00Z">
        <w:r w:rsidR="00FB1F11" w:rsidDel="00493C63">
          <w:rPr>
            <w:rFonts w:hint="eastAsia"/>
          </w:rPr>
          <w:delText>标记</w:delText>
        </w:r>
      </w:del>
      <w:ins w:id="1366" w:author="耿正霖" w:date="2016-05-26T10:14:00Z">
        <w:r w:rsidR="00493C63">
          <w:rPr>
            <w:rFonts w:hint="eastAsia"/>
          </w:rPr>
          <w:t>标志</w:t>
        </w:r>
      </w:ins>
      <w:r w:rsidR="00FB1F11">
        <w:rPr>
          <w:rFonts w:hint="eastAsia"/>
        </w:rPr>
        <w:t>的方法</w:t>
      </w:r>
      <w:r>
        <w:rPr>
          <w:rFonts w:hint="eastAsia"/>
        </w:rPr>
        <w:t>相机可转动角度小，仅限于能够完整且清晰地观察到</w:t>
      </w:r>
      <w:del w:id="1367" w:author="耿正霖" w:date="2016-05-26T10:14:00Z">
        <w:r w:rsidDel="00493C63">
          <w:rPr>
            <w:rFonts w:hint="eastAsia"/>
          </w:rPr>
          <w:delText>标记</w:delText>
        </w:r>
      </w:del>
      <w:ins w:id="1368" w:author="耿正霖" w:date="2016-05-26T10:14:00Z">
        <w:r w:rsidR="00493C63">
          <w:rPr>
            <w:rFonts w:hint="eastAsia"/>
          </w:rPr>
          <w:t>标志</w:t>
        </w:r>
      </w:ins>
      <w:r>
        <w:rPr>
          <w:rFonts w:hint="eastAsia"/>
        </w:rPr>
        <w:t>的范围，而基于场景特征的方法不受限制，相机可转动角度较大。</w:t>
      </w:r>
    </w:p>
    <w:p w:rsidR="00DF4FD1" w:rsidRDefault="00DF4FD1" w:rsidP="00FB1F11">
      <w:r>
        <w:rPr>
          <w:rFonts w:hint="eastAsia"/>
        </w:rPr>
        <w:t>第三，精确度方面，基于</w:t>
      </w:r>
      <w:del w:id="1369" w:author="耿正霖" w:date="2016-05-26T10:14:00Z">
        <w:r w:rsidDel="00493C63">
          <w:rPr>
            <w:rFonts w:hint="eastAsia"/>
          </w:rPr>
          <w:delText>标记</w:delText>
        </w:r>
      </w:del>
      <w:ins w:id="1370" w:author="耿正霖" w:date="2016-05-26T10:14:00Z">
        <w:r w:rsidR="00493C63">
          <w:rPr>
            <w:rFonts w:hint="eastAsia"/>
          </w:rPr>
          <w:t>标志</w:t>
        </w:r>
      </w:ins>
      <w:r>
        <w:rPr>
          <w:rFonts w:hint="eastAsia"/>
        </w:rPr>
        <w:t>的方法计算相机坐标精确度较高，整个采集过程流畅稳定。而基于场景特征的方法计算精度较低，在实验中发现有明显抖动现象，</w:t>
      </w:r>
      <w:ins w:id="1371" w:author="耿正霖" w:date="2016-05-26T15:45:00Z">
        <w:r w:rsidR="00107ADD">
          <w:rPr>
            <w:rFonts w:hint="eastAsia"/>
          </w:rPr>
          <w:t>如</w:t>
        </w:r>
      </w:ins>
      <w:ins w:id="1372" w:author="耿正霖" w:date="2016-05-27T00:39:00Z">
        <w:r w:rsidR="00303EED">
          <w:fldChar w:fldCharType="begin"/>
        </w:r>
        <w:r w:rsidR="00303EED">
          <w:instrText xml:space="preserve"> </w:instrText>
        </w:r>
        <w:r w:rsidR="00303EED">
          <w:rPr>
            <w:rFonts w:hint="eastAsia"/>
          </w:rPr>
          <w:instrText>REF _Ref452040841 \h</w:instrText>
        </w:r>
        <w:r w:rsidR="00303EED">
          <w:instrText xml:space="preserve"> </w:instrText>
        </w:r>
      </w:ins>
      <w:r w:rsidR="00303EED">
        <w:fldChar w:fldCharType="separate"/>
      </w:r>
      <w:ins w:id="1373" w:author="耿正霖" w:date="2016-05-27T00:39:00Z">
        <w:r w:rsidR="00303EED">
          <w:rPr>
            <w:rFonts w:hint="eastAsia"/>
          </w:rPr>
          <w:t>图</w:t>
        </w:r>
        <w:r w:rsidR="00303EED">
          <w:rPr>
            <w:rFonts w:hint="eastAsia"/>
          </w:rPr>
          <w:t xml:space="preserve"> </w:t>
        </w:r>
        <w:r w:rsidR="00303EED">
          <w:rPr>
            <w:noProof/>
          </w:rPr>
          <w:t>3</w:t>
        </w:r>
        <w:r w:rsidR="00303EED">
          <w:t>.</w:t>
        </w:r>
        <w:r w:rsidR="00303EED">
          <w:rPr>
            <w:noProof/>
          </w:rPr>
          <w:t>5</w:t>
        </w:r>
        <w:r w:rsidR="00303EED">
          <w:fldChar w:fldCharType="end"/>
        </w:r>
      </w:ins>
      <w:ins w:id="1374" w:author="耿正霖" w:date="2016-05-26T15:45:00Z">
        <w:r w:rsidR="00107ADD">
          <w:rPr>
            <w:rFonts w:hint="eastAsia"/>
          </w:rPr>
          <w:t>，（</w:t>
        </w:r>
        <w:r w:rsidR="00107ADD">
          <w:rPr>
            <w:rFonts w:hint="eastAsia"/>
          </w:rPr>
          <w:t>a</w:t>
        </w:r>
        <w:r w:rsidR="00107ADD">
          <w:rPr>
            <w:rFonts w:hint="eastAsia"/>
          </w:rPr>
          <w:t>）是基于标志方法最后的渲染结果，（</w:t>
        </w:r>
        <w:r w:rsidR="00107ADD">
          <w:rPr>
            <w:rFonts w:hint="eastAsia"/>
          </w:rPr>
          <w:t>b</w:t>
        </w:r>
        <w:r w:rsidR="00107ADD">
          <w:rPr>
            <w:rFonts w:hint="eastAsia"/>
          </w:rPr>
          <w:t>）是基于场景特征方法最后的渲染救过。基于场景特征方法</w:t>
        </w:r>
      </w:ins>
      <w:r>
        <w:rPr>
          <w:rFonts w:hint="eastAsia"/>
        </w:rPr>
        <w:t>最后渲染图中重影较明显。</w:t>
      </w:r>
    </w:p>
    <w:p w:rsidR="00DF4FD1" w:rsidRDefault="00DF4FD1" w:rsidP="00FB1F11">
      <w:r>
        <w:rPr>
          <w:rFonts w:hint="eastAsia"/>
        </w:rPr>
        <w:t>第四，硬件要求方面，基于</w:t>
      </w:r>
      <w:del w:id="1375" w:author="耿正霖" w:date="2016-05-26T10:14:00Z">
        <w:r w:rsidDel="00493C63">
          <w:rPr>
            <w:rFonts w:hint="eastAsia"/>
          </w:rPr>
          <w:delText>标记</w:delText>
        </w:r>
      </w:del>
      <w:ins w:id="1376" w:author="耿正霖" w:date="2016-05-26T10:14:00Z">
        <w:r w:rsidR="00493C63">
          <w:rPr>
            <w:rFonts w:hint="eastAsia"/>
          </w:rPr>
          <w:t>标志</w:t>
        </w:r>
      </w:ins>
      <w:r>
        <w:rPr>
          <w:rFonts w:hint="eastAsia"/>
        </w:rPr>
        <w:t>的方法对硬件几乎没有什么要求，无论是智能手机，还是通过</w:t>
      </w:r>
      <w:r>
        <w:rPr>
          <w:rFonts w:hint="eastAsia"/>
        </w:rPr>
        <w:t>USB</w:t>
      </w:r>
      <w:r>
        <w:rPr>
          <w:rFonts w:hint="eastAsia"/>
        </w:rPr>
        <w:t>与电脑相连的相机，都可以使用，程序既可以运行在手机上，也可以运行在笔记本电脑上。而基于场景特征的方法必须要运行在有惯性测量单元（</w:t>
      </w:r>
      <w:r>
        <w:rPr>
          <w:rFonts w:hint="eastAsia"/>
        </w:rPr>
        <w:t>IMU</w:t>
      </w:r>
      <w:r>
        <w:rPr>
          <w:rFonts w:hint="eastAsia"/>
        </w:rPr>
        <w:t>）的设备上，可以在一般的智能手机上运行但是没有办法运行在笔记本电脑上。</w:t>
      </w:r>
    </w:p>
    <w:p w:rsidR="00DF4FD1" w:rsidRDefault="00DF4FD1" w:rsidP="00FB1F11">
      <w:r>
        <w:rPr>
          <w:rFonts w:hint="eastAsia"/>
        </w:rPr>
        <w:t>第五，计算资源上，基于</w:t>
      </w:r>
      <w:del w:id="1377" w:author="耿正霖" w:date="2016-05-26T10:14:00Z">
        <w:r w:rsidDel="00493C63">
          <w:rPr>
            <w:rFonts w:hint="eastAsia"/>
          </w:rPr>
          <w:delText>标记</w:delText>
        </w:r>
      </w:del>
      <w:ins w:id="1378" w:author="耿正霖" w:date="2016-05-26T10:14:00Z">
        <w:r w:rsidR="00493C63">
          <w:rPr>
            <w:rFonts w:hint="eastAsia"/>
          </w:rPr>
          <w:t>标志</w:t>
        </w:r>
      </w:ins>
      <w:r>
        <w:rPr>
          <w:rFonts w:hint="eastAsia"/>
        </w:rPr>
        <w:t>的方法对计算资源消耗较小，而基于场景特征的方法采集和定位至少需要两个线程，实时运行至少需要双核</w:t>
      </w:r>
      <w:r>
        <w:rPr>
          <w:rFonts w:hint="eastAsia"/>
        </w:rPr>
        <w:t>CPU</w:t>
      </w:r>
      <w:r>
        <w:rPr>
          <w:rFonts w:hint="eastAsia"/>
        </w:rPr>
        <w:t>。</w:t>
      </w:r>
    </w:p>
    <w:p w:rsidR="007F4C00" w:rsidRDefault="001B511C" w:rsidP="004F070F">
      <w:pPr>
        <w:rPr>
          <w:ins w:id="1379" w:author="耿正霖" w:date="2016-05-26T15:40:00Z"/>
        </w:rPr>
      </w:pPr>
      <w:r>
        <w:rPr>
          <w:rFonts w:hint="eastAsia"/>
        </w:rPr>
        <w:t>虽然基于场景特征的方法具有诸多优点，但是考虑到程序的稳定性和渲染质量，本系统将以使用基于</w:t>
      </w:r>
      <w:del w:id="1380" w:author="耿正霖" w:date="2016-05-26T10:14:00Z">
        <w:r w:rsidDel="00493C63">
          <w:rPr>
            <w:rFonts w:hint="eastAsia"/>
          </w:rPr>
          <w:delText>标记</w:delText>
        </w:r>
      </w:del>
      <w:ins w:id="1381" w:author="耿正霖" w:date="2016-05-26T10:14:00Z">
        <w:r w:rsidR="00493C63">
          <w:rPr>
            <w:rFonts w:hint="eastAsia"/>
          </w:rPr>
          <w:t>标志</w:t>
        </w:r>
      </w:ins>
      <w:r>
        <w:rPr>
          <w:rFonts w:hint="eastAsia"/>
        </w:rPr>
        <w:t>的采集方法为主。</w:t>
      </w:r>
    </w:p>
    <w:p w:rsidR="00526545" w:rsidRDefault="00526545">
      <w:pPr>
        <w:ind w:firstLine="0"/>
        <w:rPr>
          <w:ins w:id="1382" w:author="ZH" w:date="2016-05-25T23:21:00Z"/>
        </w:rPr>
        <w:pPrChange w:id="1383" w:author="耿正霖" w:date="2016-05-26T15:41:00Z">
          <w:pPr/>
        </w:pPrChange>
      </w:pPr>
    </w:p>
    <w:p w:rsidR="0037493B" w:rsidRDefault="00526545">
      <w:pPr>
        <w:ind w:firstLine="0"/>
        <w:pPrChange w:id="1384" w:author="耿正霖" w:date="2016-05-26T15:41:00Z">
          <w:pPr/>
        </w:pPrChange>
      </w:pPr>
      <w:ins w:id="1385" w:author="耿正霖" w:date="2016-05-26T15:41:00Z">
        <w:r>
          <w:rPr>
            <w:noProof/>
          </w:rPr>
          <mc:AlternateContent>
            <mc:Choice Requires="wps">
              <w:drawing>
                <wp:anchor distT="0" distB="0" distL="114300" distR="114300" simplePos="0" relativeHeight="251715584" behindDoc="0" locked="0" layoutInCell="1" allowOverlap="1" wp14:anchorId="47F77EB1" wp14:editId="7CC43340">
                  <wp:simplePos x="0" y="0"/>
                  <wp:positionH relativeFrom="margin">
                    <wp:align>right</wp:align>
                  </wp:positionH>
                  <wp:positionV relativeFrom="paragraph">
                    <wp:posOffset>1841500</wp:posOffset>
                  </wp:positionV>
                  <wp:extent cx="5328285" cy="635"/>
                  <wp:effectExtent l="0" t="0" r="5715" b="0"/>
                  <wp:wrapTopAndBottom/>
                  <wp:docPr id="24" name="Text Box 24"/>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rsidR="0046526A" w:rsidRPr="00DF62D3" w:rsidRDefault="0046526A">
                              <w:pPr>
                                <w:pStyle w:val="Caption"/>
                                <w:jc w:val="center"/>
                                <w:rPr>
                                  <w:noProof/>
                                </w:rPr>
                                <w:pPrChange w:id="1386" w:author="耿正霖" w:date="2016-05-26T15:41:00Z">
                                  <w:pPr/>
                                </w:pPrChange>
                              </w:pPr>
                              <w:bookmarkStart w:id="1387" w:name="_Ref452040841"/>
                              <w:bookmarkStart w:id="1388" w:name="_Toc452065176"/>
                              <w:ins w:id="1389" w:author="耿正霖" w:date="2016-05-26T15:41:00Z">
                                <w:r>
                                  <w:rPr>
                                    <w:rFonts w:hint="eastAsia"/>
                                  </w:rPr>
                                  <w:t>图</w:t>
                                </w:r>
                                <w:r>
                                  <w:rPr>
                                    <w:rFonts w:hint="eastAsia"/>
                                  </w:rPr>
                                  <w:t xml:space="preserve"> </w:t>
                                </w:r>
                              </w:ins>
                              <w:ins w:id="1390" w:author="耿正霖" w:date="2016-05-26T22:27:00Z">
                                <w:r>
                                  <w:fldChar w:fldCharType="begin"/>
                                </w:r>
                                <w:r>
                                  <w:instrText xml:space="preserve"> </w:instrText>
                                </w:r>
                                <w:r>
                                  <w:rPr>
                                    <w:rFonts w:hint="eastAsia"/>
                                  </w:rPr>
                                  <w:instrText>STYLEREF 1 \s</w:instrText>
                                </w:r>
                                <w:r>
                                  <w:instrText xml:space="preserve"> </w:instrText>
                                </w:r>
                              </w:ins>
                              <w:r>
                                <w:fldChar w:fldCharType="separate"/>
                              </w:r>
                              <w:r>
                                <w:rPr>
                                  <w:noProof/>
                                </w:rPr>
                                <w:t>3</w:t>
                              </w:r>
                              <w:ins w:id="1391"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1392" w:author="耿正霖" w:date="2016-05-26T22:27:00Z">
                                <w:r>
                                  <w:rPr>
                                    <w:noProof/>
                                  </w:rPr>
                                  <w:t>5</w:t>
                                </w:r>
                                <w:r>
                                  <w:fldChar w:fldCharType="end"/>
                                </w:r>
                              </w:ins>
                              <w:bookmarkEnd w:id="1387"/>
                              <w:ins w:id="1393" w:author="耿正霖" w:date="2016-05-26T15:41:00Z">
                                <w:r>
                                  <w:t xml:space="preserve"> </w:t>
                                </w:r>
                                <w:r>
                                  <w:t>两种采集</w:t>
                                </w:r>
                                <w:r>
                                  <w:rPr>
                                    <w:rFonts w:hint="eastAsia"/>
                                  </w:rPr>
                                  <w:t>方法</w:t>
                                </w:r>
                                <w:r>
                                  <w:t>渲染结果</w:t>
                                </w:r>
                                <w:r>
                                  <w:rPr>
                                    <w:rFonts w:hint="eastAsia"/>
                                  </w:rPr>
                                  <w:t>对比</w:t>
                                </w:r>
                              </w:ins>
                              <w:bookmarkEnd w:id="1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77EB1" id="Text Box 24" o:spid="_x0000_s1036" type="#_x0000_t202" style="position:absolute;left:0;text-align:left;margin-left:368.35pt;margin-top:145pt;width:419.55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avZLwIAAGcEAAAOAAAAZHJzL2Uyb0RvYy54bWysVMGO2jAQvVfqP1i+lwBbVi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k4/U2KY&#10;Ro32og3kC7QEXchPY32OaTuLiaFFP+o8+D06Y9lt5XT8YkEE48j05cpuROPonN1N59P5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" stroked="f">
                  <v:textbox style="mso-fit-shape-to-text:t" inset="0,0,0,0">
                    <w:txbxContent>
                      <w:p w:rsidR="0046526A" w:rsidRPr="00DF62D3" w:rsidRDefault="0046526A">
                        <w:pPr>
                          <w:pStyle w:val="Caption"/>
                          <w:jc w:val="center"/>
                          <w:rPr>
                            <w:noProof/>
                          </w:rPr>
                          <w:pPrChange w:id="1394" w:author="耿正霖" w:date="2016-05-26T15:41:00Z">
                            <w:pPr/>
                          </w:pPrChange>
                        </w:pPr>
                        <w:bookmarkStart w:id="1395" w:name="_Ref452040841"/>
                        <w:bookmarkStart w:id="1396" w:name="_Toc452065176"/>
                        <w:ins w:id="1397" w:author="耿正霖" w:date="2016-05-26T15:41:00Z">
                          <w:r>
                            <w:rPr>
                              <w:rFonts w:hint="eastAsia"/>
                            </w:rPr>
                            <w:t>图</w:t>
                          </w:r>
                          <w:r>
                            <w:rPr>
                              <w:rFonts w:hint="eastAsia"/>
                            </w:rPr>
                            <w:t xml:space="preserve"> </w:t>
                          </w:r>
                        </w:ins>
                        <w:ins w:id="1398" w:author="耿正霖" w:date="2016-05-26T22:27:00Z">
                          <w:r>
                            <w:fldChar w:fldCharType="begin"/>
                          </w:r>
                          <w:r>
                            <w:instrText xml:space="preserve"> </w:instrText>
                          </w:r>
                          <w:r>
                            <w:rPr>
                              <w:rFonts w:hint="eastAsia"/>
                            </w:rPr>
                            <w:instrText>STYLEREF 1 \s</w:instrText>
                          </w:r>
                          <w:r>
                            <w:instrText xml:space="preserve"> </w:instrText>
                          </w:r>
                        </w:ins>
                        <w:r>
                          <w:fldChar w:fldCharType="separate"/>
                        </w:r>
                        <w:r>
                          <w:rPr>
                            <w:noProof/>
                          </w:rPr>
                          <w:t>3</w:t>
                        </w:r>
                        <w:ins w:id="1399"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1400" w:author="耿正霖" w:date="2016-05-26T22:27:00Z">
                          <w:r>
                            <w:rPr>
                              <w:noProof/>
                            </w:rPr>
                            <w:t>5</w:t>
                          </w:r>
                          <w:r>
                            <w:fldChar w:fldCharType="end"/>
                          </w:r>
                        </w:ins>
                        <w:bookmarkEnd w:id="1395"/>
                        <w:ins w:id="1401" w:author="耿正霖" w:date="2016-05-26T15:41:00Z">
                          <w:r>
                            <w:t xml:space="preserve"> </w:t>
                          </w:r>
                          <w:r>
                            <w:t>两种采集</w:t>
                          </w:r>
                          <w:r>
                            <w:rPr>
                              <w:rFonts w:hint="eastAsia"/>
                            </w:rPr>
                            <w:t>方法</w:t>
                          </w:r>
                          <w:r>
                            <w:t>渲染结果</w:t>
                          </w:r>
                          <w:r>
                            <w:rPr>
                              <w:rFonts w:hint="eastAsia"/>
                            </w:rPr>
                            <w:t>对比</w:t>
                          </w:r>
                        </w:ins>
                        <w:bookmarkEnd w:id="1396"/>
                      </w:p>
                    </w:txbxContent>
                  </v:textbox>
                  <w10:wrap type="topAndBottom" anchorx="margin"/>
                </v:shape>
              </w:pict>
            </mc:Fallback>
          </mc:AlternateContent>
        </w:r>
      </w:ins>
      <w:ins w:id="1402" w:author="耿正霖" w:date="2016-05-26T15:44:00Z">
        <w:r w:rsidR="00107ADD">
          <w:rPr>
            <w:noProof/>
          </w:rPr>
          <w:drawing>
            <wp:anchor distT="0" distB="0" distL="114300" distR="114300" simplePos="0" relativeHeight="251716608" behindDoc="0" locked="0" layoutInCell="1" allowOverlap="1" wp14:anchorId="0DEF0E1F" wp14:editId="26FD7615">
              <wp:simplePos x="0" y="0"/>
              <wp:positionH relativeFrom="column">
                <wp:posOffset>635</wp:posOffset>
              </wp:positionH>
              <wp:positionV relativeFrom="paragraph">
                <wp:posOffset>0</wp:posOffset>
              </wp:positionV>
              <wp:extent cx="5328285" cy="1857375"/>
              <wp:effectExtent l="0" t="0" r="571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8285" cy="1857375"/>
                      </a:xfrm>
                      <a:prstGeom prst="rect">
                        <a:avLst/>
                      </a:prstGeom>
                    </pic:spPr>
                  </pic:pic>
                </a:graphicData>
              </a:graphic>
            </wp:anchor>
          </w:drawing>
        </w:r>
      </w:ins>
      <w:ins w:id="1403" w:author="ZH" w:date="2016-05-25T23:22:00Z">
        <w:del w:id="1404" w:author="耿正霖" w:date="2016-05-26T15:41:00Z">
          <w:r w:rsidR="009D5549" w:rsidDel="00526545">
            <w:rPr>
              <w:rFonts w:hint="eastAsia"/>
            </w:rPr>
            <w:delText>加</w:delText>
          </w:r>
        </w:del>
      </w:ins>
      <w:ins w:id="1405" w:author="ZH" w:date="2016-05-25T23:21:00Z">
        <w:del w:id="1406" w:author="耿正霖" w:date="2016-05-26T15:41:00Z">
          <w:r w:rsidR="007F4C00" w:rsidDel="00526545">
            <w:rPr>
              <w:rFonts w:hint="eastAsia"/>
            </w:rPr>
            <w:delText>两种</w:delText>
          </w:r>
          <w:r w:rsidR="007F4C00" w:rsidDel="00526545">
            <w:delText>方法</w:delText>
          </w:r>
          <w:r w:rsidR="007F4C00" w:rsidDel="00526545">
            <w:rPr>
              <w:rFonts w:hint="eastAsia"/>
            </w:rPr>
            <w:delText>对</w:delText>
          </w:r>
          <w:r w:rsidR="007F4C00" w:rsidDel="00526545">
            <w:delText>同一</w:delText>
          </w:r>
        </w:del>
      </w:ins>
      <w:ins w:id="1407" w:author="ZH" w:date="2016-05-25T23:22:00Z">
        <w:del w:id="1408" w:author="耿正霖" w:date="2016-05-26T15:41:00Z">
          <w:r w:rsidR="007F4C00" w:rsidDel="00526545">
            <w:delText>场景的采集</w:delText>
          </w:r>
          <w:r w:rsidR="007F4C00" w:rsidDel="00526545">
            <w:rPr>
              <w:rFonts w:hint="eastAsia"/>
            </w:rPr>
            <w:delText>结果</w:delText>
          </w:r>
          <w:r w:rsidR="007F4C00" w:rsidDel="00526545">
            <w:delText>对比</w:delText>
          </w:r>
        </w:del>
      </w:ins>
      <w:r w:rsidR="0037493B">
        <w:br w:type="page"/>
      </w:r>
    </w:p>
    <w:p w:rsidR="00E534AF" w:rsidRDefault="00E534AF">
      <w:pPr>
        <w:widowControl/>
        <w:spacing w:line="240" w:lineRule="auto"/>
        <w:ind w:firstLine="0"/>
        <w:jc w:val="left"/>
      </w:pPr>
    </w:p>
    <w:p w:rsidR="00DD496F" w:rsidRDefault="0037493B" w:rsidP="0037493B">
      <w:pPr>
        <w:pStyle w:val="Heading1"/>
      </w:pPr>
      <w:bookmarkStart w:id="1409" w:name="_Toc451194207"/>
      <w:bookmarkStart w:id="1410" w:name="_Toc451194289"/>
      <w:bookmarkStart w:id="1411" w:name="_Toc451194534"/>
      <w:bookmarkStart w:id="1412" w:name="_Toc452072051"/>
      <w:r>
        <w:rPr>
          <w:rFonts w:hint="eastAsia"/>
        </w:rPr>
        <w:t>光场渲染</w:t>
      </w:r>
      <w:bookmarkEnd w:id="1409"/>
      <w:bookmarkEnd w:id="1410"/>
      <w:bookmarkEnd w:id="1411"/>
      <w:bookmarkEnd w:id="1412"/>
    </w:p>
    <w:p w:rsidR="00D242CA" w:rsidRDefault="00D242CA" w:rsidP="00D242CA">
      <w:r>
        <w:rPr>
          <w:rFonts w:hint="eastAsia"/>
        </w:rPr>
        <w:t>这里的光场渲染指的是以一系列照片以及照片所对应的三维坐标和四元数旋转角度为输入，给定任意相机坐标和旋转角度，生成出</w:t>
      </w:r>
      <w:del w:id="1413" w:author="耿正霖" w:date="2016-05-26T11:03:00Z">
        <w:r w:rsidRPr="002F59F3" w:rsidDel="002F59F3">
          <w:rPr>
            <w:rFonts w:hint="eastAsia"/>
          </w:rPr>
          <w:delText>相机</w:delText>
        </w:r>
      </w:del>
      <w:ins w:id="1414" w:author="耿正霖" w:date="2016-05-26T11:03:00Z">
        <w:r w:rsidR="002F59F3" w:rsidRPr="002F59F3">
          <w:rPr>
            <w:rFonts w:hint="eastAsia"/>
            <w:rPrChange w:id="1415" w:author="耿正霖" w:date="2016-05-26T11:03:00Z">
              <w:rPr>
                <w:rFonts w:hint="eastAsia"/>
                <w:highlight w:val="yellow"/>
              </w:rPr>
            </w:rPrChange>
          </w:rPr>
          <w:t>视点处</w:t>
        </w:r>
      </w:ins>
      <w:del w:id="1416" w:author="耿正霖" w:date="2016-05-26T11:03:00Z">
        <w:r w:rsidRPr="002F59F3" w:rsidDel="002F59F3">
          <w:rPr>
            <w:rFonts w:hint="eastAsia"/>
          </w:rPr>
          <w:delText>对应的</w:delText>
        </w:r>
      </w:del>
      <w:ins w:id="1417" w:author="耿正霖" w:date="2016-05-26T11:03:00Z">
        <w:r w:rsidR="002F59F3" w:rsidRPr="002F59F3">
          <w:rPr>
            <w:rFonts w:hint="eastAsia"/>
            <w:rPrChange w:id="1418" w:author="耿正霖" w:date="2016-05-26T11:03:00Z">
              <w:rPr>
                <w:rFonts w:hint="eastAsia"/>
                <w:highlight w:val="yellow"/>
              </w:rPr>
            </w:rPrChange>
          </w:rPr>
          <w:t>看到的</w:t>
        </w:r>
      </w:ins>
      <w:r w:rsidR="00EF699D" w:rsidRPr="002F59F3">
        <w:rPr>
          <w:rFonts w:hint="eastAsia"/>
        </w:rPr>
        <w:t>场景图</w:t>
      </w:r>
      <w:r w:rsidR="00EF699D">
        <w:rPr>
          <w:rFonts w:hint="eastAsia"/>
        </w:rPr>
        <w:t>。光场渲染的核心问题在于当给定任意相机坐标和旋转角度时，如何利用已有数据进行插值。</w:t>
      </w:r>
      <w:r w:rsidR="00B32D3F">
        <w:rPr>
          <w:rFonts w:hint="eastAsia"/>
        </w:rPr>
        <w:t>考虑到采集质量等问题，本章的光场数据都是通过基于</w:t>
      </w:r>
      <w:del w:id="1419" w:author="耿正霖" w:date="2016-05-26T10:14:00Z">
        <w:r w:rsidR="00B32D3F" w:rsidDel="00493C63">
          <w:rPr>
            <w:rFonts w:hint="eastAsia"/>
          </w:rPr>
          <w:delText>标记</w:delText>
        </w:r>
      </w:del>
      <w:ins w:id="1420" w:author="耿正霖" w:date="2016-05-26T10:14:00Z">
        <w:r w:rsidR="00493C63">
          <w:rPr>
            <w:rFonts w:hint="eastAsia"/>
          </w:rPr>
          <w:t>标志</w:t>
        </w:r>
      </w:ins>
      <w:r w:rsidR="00B32D3F">
        <w:rPr>
          <w:rFonts w:hint="eastAsia"/>
        </w:rPr>
        <w:t>的方法采集得到的。</w:t>
      </w:r>
    </w:p>
    <w:p w:rsidR="00EF699D" w:rsidRDefault="00EF699D" w:rsidP="00EF699D">
      <w:pPr>
        <w:pStyle w:val="Heading2"/>
      </w:pPr>
      <w:bookmarkStart w:id="1421" w:name="_Toc451194208"/>
      <w:bookmarkStart w:id="1422" w:name="_Toc451194290"/>
      <w:bookmarkStart w:id="1423" w:name="_Toc451194535"/>
      <w:bookmarkStart w:id="1424" w:name="_Toc452072052"/>
      <w:r>
        <w:rPr>
          <w:rFonts w:hint="eastAsia"/>
        </w:rPr>
        <w:t>逐段线性的渲染方法</w:t>
      </w:r>
      <w:bookmarkEnd w:id="1421"/>
      <w:bookmarkEnd w:id="1422"/>
      <w:bookmarkEnd w:id="1423"/>
      <w:bookmarkEnd w:id="1424"/>
    </w:p>
    <w:p w:rsidR="00EA1780" w:rsidRDefault="00C55D59" w:rsidP="00131974">
      <w:r>
        <w:rPr>
          <w:rFonts w:hint="eastAsia"/>
        </w:rPr>
        <w:t>本系统中实现的</w:t>
      </w:r>
      <w:r w:rsidR="00EF699D">
        <w:rPr>
          <w:rFonts w:hint="eastAsia"/>
        </w:rPr>
        <w:t>逐段线性</w:t>
      </w:r>
      <w:r>
        <w:rPr>
          <w:rFonts w:hint="eastAsia"/>
        </w:rPr>
        <w:t>方法是针对</w:t>
      </w:r>
      <w:customXmlDelRangeStart w:id="1425" w:author="耿正霖" w:date="2016-05-27T00:18:00Z"/>
      <w:sdt>
        <w:sdtPr>
          <w:rPr>
            <w:rFonts w:hint="eastAsia"/>
          </w:rPr>
          <w:id w:val="-1531184829"/>
          <w:citation/>
        </w:sdtPr>
        <w:sdtContent>
          <w:customXmlDelRangeEnd w:id="1425"/>
          <w:del w:id="1426" w:author="耿正霖" w:date="2016-05-27T00:18:00Z">
            <w:r w:rsidDel="00A87319">
              <w:fldChar w:fldCharType="begin"/>
            </w:r>
            <w:r w:rsidDel="00A87319">
              <w:delInstrText xml:space="preserve"> </w:delInstrText>
            </w:r>
            <w:r w:rsidDel="00A87319">
              <w:rPr>
                <w:rFonts w:hint="eastAsia"/>
              </w:rPr>
              <w:delInstrText>CITATION Dav12 \l 2052</w:delInstrText>
            </w:r>
            <w:r w:rsidDel="00A87319">
              <w:delInstrText xml:space="preserve"> </w:delInstrText>
            </w:r>
            <w:r w:rsidDel="00A87319">
              <w:fldChar w:fldCharType="separate"/>
            </w:r>
            <w:r w:rsidR="00B9761F" w:rsidDel="00A87319">
              <w:rPr>
                <w:rFonts w:hint="eastAsia"/>
                <w:noProof/>
              </w:rPr>
              <w:delText xml:space="preserve"> </w:delText>
            </w:r>
            <w:r w:rsidR="00B9761F" w:rsidDel="00A87319">
              <w:rPr>
                <w:noProof/>
              </w:rPr>
              <w:delText>[8]</w:delText>
            </w:r>
            <w:r w:rsidDel="00A87319">
              <w:fldChar w:fldCharType="end"/>
            </w:r>
          </w:del>
          <w:customXmlDelRangeStart w:id="1427" w:author="耿正霖" w:date="2016-05-27T00:18:00Z"/>
        </w:sdtContent>
      </w:sdt>
      <w:customXmlDelRangeEnd w:id="1427"/>
      <w:ins w:id="1428" w:author="耿正霖" w:date="2016-05-27T00:18:00Z">
        <w:r w:rsidR="00A87319">
          <w:fldChar w:fldCharType="begin"/>
        </w:r>
        <w:r w:rsidR="00A87319">
          <w:instrText xml:space="preserve"> ADDIN NE.Ref.{7B337340-8F90-4C1A-BBB7-349798E4C5A7}</w:instrText>
        </w:r>
      </w:ins>
      <w:r w:rsidR="00A87319">
        <w:fldChar w:fldCharType="separate"/>
      </w:r>
      <w:ins w:id="1429" w:author="耿正霖" w:date="2016-05-27T00:20:00Z">
        <w:r w:rsidR="00A87319">
          <w:rPr>
            <w:rFonts w:eastAsiaTheme="minorEastAsia" w:cs="Times New Roman"/>
            <w:color w:val="080000"/>
            <w:kern w:val="0"/>
            <w:szCs w:val="24"/>
            <w:vertAlign w:val="superscript"/>
          </w:rPr>
          <w:t>[8]</w:t>
        </w:r>
      </w:ins>
      <w:ins w:id="1430" w:author="耿正霖" w:date="2016-05-27T00:18:00Z">
        <w:r w:rsidR="00A87319">
          <w:fldChar w:fldCharType="end"/>
        </w:r>
      </w:ins>
      <w:r>
        <w:rPr>
          <w:rFonts w:hint="eastAsia"/>
        </w:rPr>
        <w:t>中逐段线性</w:t>
      </w:r>
      <w:r w:rsidR="00EF699D">
        <w:rPr>
          <w:rFonts w:hint="eastAsia"/>
        </w:rPr>
        <w:t>（</w:t>
      </w:r>
      <w:r w:rsidR="00EF699D">
        <w:rPr>
          <w:rFonts w:hint="eastAsia"/>
        </w:rPr>
        <w:t>piece-wise linear</w:t>
      </w:r>
      <w:r w:rsidR="00EF699D">
        <w:rPr>
          <w:rFonts w:hint="eastAsia"/>
        </w:rPr>
        <w:t>）</w:t>
      </w:r>
      <w:r>
        <w:rPr>
          <w:rFonts w:hint="eastAsia"/>
        </w:rPr>
        <w:t>方</w:t>
      </w:r>
      <w:r w:rsidR="00EF699D">
        <w:rPr>
          <w:rFonts w:hint="eastAsia"/>
        </w:rPr>
        <w:t>法</w:t>
      </w:r>
      <w:r>
        <w:rPr>
          <w:rFonts w:hint="eastAsia"/>
        </w:rPr>
        <w:t>稍作改动形成的。</w:t>
      </w:r>
      <w:ins w:id="1431" w:author="耿正霖" w:date="2016-05-27T00:18:00Z">
        <w:r w:rsidR="00A87319">
          <w:fldChar w:fldCharType="begin"/>
        </w:r>
        <w:r w:rsidR="00A87319">
          <w:instrText xml:space="preserve"> ADDIN NE.Ref.{D3AD426A-BE8E-453C-AF0A-F94152C1A861}</w:instrText>
        </w:r>
        <w:r w:rsidR="00A87319">
          <w:fldChar w:fldCharType="separate"/>
        </w:r>
      </w:ins>
      <w:ins w:id="1432" w:author="耿正霖" w:date="2016-05-27T00:20:00Z">
        <w:r w:rsidR="00A87319">
          <w:rPr>
            <w:rFonts w:eastAsiaTheme="minorEastAsia" w:cs="Times New Roman"/>
            <w:color w:val="080000"/>
            <w:kern w:val="0"/>
            <w:szCs w:val="24"/>
            <w:vertAlign w:val="superscript"/>
          </w:rPr>
          <w:t>[8]</w:t>
        </w:r>
      </w:ins>
      <w:ins w:id="1433" w:author="耿正霖" w:date="2016-05-27T00:18:00Z">
        <w:r w:rsidR="00A87319">
          <w:fldChar w:fldCharType="end"/>
        </w:r>
      </w:ins>
      <w:customXmlDelRangeStart w:id="1434" w:author="耿正霖" w:date="2016-05-27T00:18:00Z"/>
      <w:sdt>
        <w:sdtPr>
          <w:rPr>
            <w:rFonts w:hint="eastAsia"/>
          </w:rPr>
          <w:id w:val="2072226056"/>
          <w:citation/>
        </w:sdtPr>
        <w:sdtContent>
          <w:customXmlDelRangeEnd w:id="1434"/>
          <w:del w:id="1435" w:author="耿正霖" w:date="2016-05-27T00:18:00Z">
            <w:r w:rsidR="00B32D3F" w:rsidDel="00A87319">
              <w:fldChar w:fldCharType="begin"/>
            </w:r>
            <w:r w:rsidR="00B32D3F" w:rsidDel="00A87319">
              <w:delInstrText xml:space="preserve"> </w:delInstrText>
            </w:r>
            <w:r w:rsidR="00B32D3F" w:rsidDel="00A87319">
              <w:rPr>
                <w:rFonts w:hint="eastAsia"/>
              </w:rPr>
              <w:delInstrText>CITATION Dav12 \l 2052</w:delInstrText>
            </w:r>
            <w:r w:rsidR="00B32D3F" w:rsidDel="00A87319">
              <w:delInstrText xml:space="preserve"> </w:delInstrText>
            </w:r>
            <w:r w:rsidR="00B32D3F" w:rsidDel="00A87319">
              <w:fldChar w:fldCharType="separate"/>
            </w:r>
            <w:r w:rsidR="00B9761F" w:rsidDel="00A87319">
              <w:rPr>
                <w:rFonts w:hint="eastAsia"/>
                <w:noProof/>
              </w:rPr>
              <w:delText xml:space="preserve"> </w:delText>
            </w:r>
            <w:r w:rsidR="00B9761F" w:rsidDel="00A87319">
              <w:rPr>
                <w:noProof/>
              </w:rPr>
              <w:delText>[8]</w:delText>
            </w:r>
            <w:r w:rsidR="00B32D3F" w:rsidDel="00A87319">
              <w:fldChar w:fldCharType="end"/>
            </w:r>
          </w:del>
          <w:customXmlDelRangeStart w:id="1436" w:author="耿正霖" w:date="2016-05-27T00:18:00Z"/>
        </w:sdtContent>
      </w:sdt>
      <w:customXmlDelRangeEnd w:id="1436"/>
      <w:r w:rsidR="00B32D3F">
        <w:rPr>
          <w:rFonts w:hint="eastAsia"/>
        </w:rPr>
        <w:t>只进行了原理性的说明，这里对本系统中的实现细节进行说明。</w:t>
      </w:r>
      <w:r>
        <w:rPr>
          <w:rFonts w:hint="eastAsia"/>
        </w:rPr>
        <w:t>逐段线性方法</w:t>
      </w:r>
      <w:r w:rsidR="00EF699D">
        <w:rPr>
          <w:rFonts w:hint="eastAsia"/>
        </w:rPr>
        <w:t>是一种基于三角网格的线性插值方法。在第一章中曾提到过光场的四维表示</w:t>
      </w:r>
      <m:oMath>
        <m:r>
          <m:rPr>
            <m:sty m:val="p"/>
          </m:rPr>
          <w:rPr>
            <w:rFonts w:ascii="Cambria Math" w:hAnsi="Cambria Math"/>
          </w:rPr>
          <m:t>L</m:t>
        </m:r>
        <m:r>
          <m:rPr>
            <m:sty m:val="p"/>
          </m:rPr>
          <w:rPr>
            <w:rFonts w:ascii="Cambria Math" w:hAnsi="Cambria Math" w:hint="eastAsia"/>
          </w:rPr>
          <m:t>=</m:t>
        </m:r>
        <m:r>
          <m:rPr>
            <m:sty m:val="p"/>
          </m:rPr>
          <w:rPr>
            <w:rFonts w:ascii="Cambria Math" w:hAnsi="Cambria Math"/>
          </w:rPr>
          <m:t>L(u,v,s,t)</m:t>
        </m:r>
      </m:oMath>
      <w:r w:rsidR="00EF699D">
        <w:rPr>
          <w:rFonts w:hint="eastAsia"/>
        </w:rPr>
        <w:t>。称</w:t>
      </w:r>
      <w:proofErr w:type="spellStart"/>
      <w:r w:rsidR="00EF699D">
        <w:rPr>
          <w:rFonts w:hint="eastAsia"/>
        </w:rPr>
        <w:t>uv</w:t>
      </w:r>
      <w:proofErr w:type="spellEnd"/>
      <w:r w:rsidR="00EF699D">
        <w:rPr>
          <w:rFonts w:hint="eastAsia"/>
        </w:rPr>
        <w:t>所对应曲面为相机</w:t>
      </w:r>
      <w:r>
        <w:rPr>
          <w:rFonts w:hint="eastAsia"/>
        </w:rPr>
        <w:t>所在</w:t>
      </w:r>
      <w:r w:rsidR="00EF699D">
        <w:rPr>
          <w:rFonts w:hint="eastAsia"/>
        </w:rPr>
        <w:t>曲面，</w:t>
      </w:r>
      <w:proofErr w:type="spellStart"/>
      <w:r w:rsidR="00EF699D">
        <w:rPr>
          <w:rFonts w:hint="eastAsia"/>
        </w:rPr>
        <w:t>st</w:t>
      </w:r>
      <w:proofErr w:type="spellEnd"/>
      <w:r w:rsidR="00EF699D">
        <w:rPr>
          <w:rFonts w:hint="eastAsia"/>
        </w:rPr>
        <w:t>所对应曲面为</w:t>
      </w:r>
      <w:r>
        <w:rPr>
          <w:rFonts w:hint="eastAsia"/>
        </w:rPr>
        <w:t>像素</w:t>
      </w:r>
      <w:r w:rsidR="00EF699D" w:rsidRPr="002F59F3">
        <w:rPr>
          <w:rFonts w:hint="eastAsia"/>
        </w:rPr>
        <w:t>成像曲面</w:t>
      </w:r>
      <w:r w:rsidR="00EF699D">
        <w:rPr>
          <w:rFonts w:hint="eastAsia"/>
        </w:rPr>
        <w:t>，逐段线性方法是利用</w:t>
      </w:r>
      <w:r>
        <w:rPr>
          <w:rFonts w:hint="eastAsia"/>
        </w:rPr>
        <w:t>相机曲面的三角坐标和成像曲面的纹理映射进行插值。程序首先需要指定一个</w:t>
      </w:r>
      <w:ins w:id="1437" w:author="耿正霖" w:date="2016-05-26T11:04:00Z">
        <w:r w:rsidR="002F59F3">
          <w:rPr>
            <w:rFonts w:hint="eastAsia"/>
          </w:rPr>
          <w:t>平面作为</w:t>
        </w:r>
      </w:ins>
      <w:r w:rsidRPr="002F59F3">
        <w:rPr>
          <w:rFonts w:hint="eastAsia"/>
        </w:rPr>
        <w:t>成像</w:t>
      </w:r>
      <w:del w:id="1438" w:author="耿正霖" w:date="2016-05-26T11:04:00Z">
        <w:r w:rsidRPr="002F59F3" w:rsidDel="002F59F3">
          <w:rPr>
            <w:rFonts w:hint="eastAsia"/>
          </w:rPr>
          <w:delText>平面</w:delText>
        </w:r>
      </w:del>
      <w:ins w:id="1439" w:author="耿正霖" w:date="2016-05-26T11:04:00Z">
        <w:r w:rsidR="002F59F3" w:rsidRPr="002F59F3">
          <w:rPr>
            <w:rFonts w:hint="eastAsia"/>
            <w:rPrChange w:id="1440" w:author="耿正霖" w:date="2016-05-26T11:05:00Z">
              <w:rPr>
                <w:rFonts w:hint="eastAsia"/>
                <w:highlight w:val="green"/>
              </w:rPr>
            </w:rPrChange>
          </w:rPr>
          <w:t>曲面</w:t>
        </w:r>
      </w:ins>
      <w:ins w:id="1441" w:author="ZH" w:date="2016-05-25T23:27:00Z">
        <w:del w:id="1442" w:author="耿正霖" w:date="2016-05-26T11:04:00Z">
          <w:r w:rsidR="00942274" w:rsidDel="002F59F3">
            <w:rPr>
              <w:rFonts w:hint="eastAsia"/>
            </w:rPr>
            <w:delText>容易</w:delText>
          </w:r>
          <w:r w:rsidR="00942274" w:rsidDel="002F59F3">
            <w:delText>混淆</w:delText>
          </w:r>
        </w:del>
      </w:ins>
      <w:r>
        <w:rPr>
          <w:rFonts w:hint="eastAsia"/>
        </w:rPr>
        <w:t>，然后将场景中所有相机投影到成像平面上，</w:t>
      </w:r>
      <w:del w:id="1443" w:author="ZH" w:date="2016-05-25T23:25:00Z">
        <w:r w:rsidDel="002C6A60">
          <w:rPr>
            <w:rFonts w:hint="eastAsia"/>
          </w:rPr>
          <w:delText>然后</w:delText>
        </w:r>
      </w:del>
      <w:ins w:id="1444" w:author="ZH" w:date="2016-05-25T23:25:00Z">
        <w:r w:rsidR="002C6A60">
          <w:rPr>
            <w:rFonts w:hint="eastAsia"/>
          </w:rPr>
          <w:t>再</w:t>
        </w:r>
      </w:ins>
      <w:r>
        <w:rPr>
          <w:rFonts w:hint="eastAsia"/>
        </w:rPr>
        <w:t>将所有相机的投影点在成像平面上的二维坐标进行</w:t>
      </w:r>
      <w:r>
        <w:rPr>
          <w:rFonts w:hint="eastAsia"/>
        </w:rPr>
        <w:t>Delaunay</w:t>
      </w:r>
      <w:r>
        <w:rPr>
          <w:rFonts w:hint="eastAsia"/>
        </w:rPr>
        <w:t>三角化</w:t>
      </w:r>
      <w:customXmlDelRangeStart w:id="1445" w:author="耿正霖" w:date="2016-05-27T00:18:00Z"/>
      <w:sdt>
        <w:sdtPr>
          <w:rPr>
            <w:rFonts w:hint="eastAsia"/>
          </w:rPr>
          <w:id w:val="571551681"/>
          <w:citation/>
        </w:sdtPr>
        <w:sdtContent>
          <w:customXmlDelRangeEnd w:id="1445"/>
          <w:del w:id="1446" w:author="耿正霖" w:date="2016-05-27T00:18:00Z">
            <w:r w:rsidDel="00A87319">
              <w:fldChar w:fldCharType="begin"/>
            </w:r>
            <w:r w:rsidDel="00A87319">
              <w:delInstrText xml:space="preserve"> </w:delInstrText>
            </w:r>
            <w:r w:rsidDel="00A87319">
              <w:rPr>
                <w:rFonts w:hint="eastAsia"/>
              </w:rPr>
              <w:delInstrText>CITATION Del14 \l 2052</w:delInstrText>
            </w:r>
            <w:r w:rsidDel="00A87319">
              <w:delInstrText xml:space="preserve"> </w:delInstrText>
            </w:r>
            <w:r w:rsidDel="00A87319">
              <w:fldChar w:fldCharType="separate"/>
            </w:r>
            <w:r w:rsidR="00B9761F" w:rsidDel="00A87319">
              <w:rPr>
                <w:rFonts w:hint="eastAsia"/>
                <w:noProof/>
              </w:rPr>
              <w:delText xml:space="preserve"> </w:delText>
            </w:r>
            <w:r w:rsidR="00B9761F" w:rsidDel="00A87319">
              <w:rPr>
                <w:noProof/>
              </w:rPr>
              <w:delText>[12]</w:delText>
            </w:r>
            <w:r w:rsidDel="00A87319">
              <w:fldChar w:fldCharType="end"/>
            </w:r>
          </w:del>
          <w:customXmlDelRangeStart w:id="1447" w:author="耿正霖" w:date="2016-05-27T00:18:00Z"/>
        </w:sdtContent>
      </w:sdt>
      <w:customXmlDelRangeEnd w:id="1447"/>
      <w:ins w:id="1448" w:author="耿正霖" w:date="2016-05-27T00:18:00Z">
        <w:r w:rsidR="00A87319">
          <w:fldChar w:fldCharType="begin"/>
        </w:r>
        <w:r w:rsidR="00A87319">
          <w:instrText xml:space="preserve"> ADDIN NE.Ref.{BC59E1D4-00BB-479C-9A13-0F2D3E991EE5}</w:instrText>
        </w:r>
      </w:ins>
      <w:r w:rsidR="00A87319">
        <w:fldChar w:fldCharType="separate"/>
      </w:r>
      <w:ins w:id="1449" w:author="耿正霖" w:date="2016-05-27T00:20:00Z">
        <w:r w:rsidR="00A87319">
          <w:rPr>
            <w:rFonts w:eastAsiaTheme="minorEastAsia" w:cs="Times New Roman"/>
            <w:color w:val="080000"/>
            <w:kern w:val="0"/>
            <w:szCs w:val="24"/>
            <w:vertAlign w:val="superscript"/>
          </w:rPr>
          <w:t>[12]</w:t>
        </w:r>
      </w:ins>
      <w:ins w:id="1450" w:author="耿正霖" w:date="2016-05-27T00:18:00Z">
        <w:r w:rsidR="00A87319">
          <w:fldChar w:fldCharType="end"/>
        </w:r>
      </w:ins>
      <w:r w:rsidR="00CF7427">
        <w:rPr>
          <w:rFonts w:hint="eastAsia"/>
        </w:rPr>
        <w:t>。</w:t>
      </w:r>
      <w:r w:rsidR="00CF7427" w:rsidRPr="002F59F3">
        <w:rPr>
          <w:rFonts w:hint="eastAsia"/>
        </w:rPr>
        <w:t>在</w:t>
      </w:r>
      <w:del w:id="1451" w:author="耿正霖" w:date="2016-05-26T11:05:00Z">
        <w:r w:rsidR="00CF7427" w:rsidRPr="002F59F3" w:rsidDel="002F59F3">
          <w:rPr>
            <w:rFonts w:hint="eastAsia"/>
          </w:rPr>
          <w:delText>相机成像</w:delText>
        </w:r>
      </w:del>
      <w:ins w:id="1452" w:author="耿正霖" w:date="2016-05-26T11:05:00Z">
        <w:r w:rsidR="002F59F3" w:rsidRPr="002F59F3">
          <w:rPr>
            <w:rFonts w:hint="eastAsia"/>
            <w:rPrChange w:id="1453" w:author="耿正霖" w:date="2016-05-26T11:05:00Z">
              <w:rPr>
                <w:rFonts w:hint="eastAsia"/>
                <w:highlight w:val="yellow"/>
              </w:rPr>
            </w:rPrChange>
          </w:rPr>
          <w:t>渲染场景图</w:t>
        </w:r>
      </w:ins>
      <w:r w:rsidR="00CF7427" w:rsidRPr="002F59F3">
        <w:rPr>
          <w:rFonts w:hint="eastAsia"/>
        </w:rPr>
        <w:t>的时候</w:t>
      </w:r>
      <w:r w:rsidR="00CF7427">
        <w:rPr>
          <w:rFonts w:hint="eastAsia"/>
        </w:rPr>
        <w:t>，对每一个像素点，找到它在成像平面上的对应点，找出该点所在的三角面片，三角形三个顶点上对应的相机，用纹理映射求出该点在三个相机中对应的颜色，然后利用该点在三角面片上的三角坐标进行对颜色进行插值。实际实现的时候，如果如上所述进行逐点计算速度比较慢，难以达到实时渲染的要求。考虑成像平面上的某个相机投影点，其对最终成像的影响范围被限定在了所有包含该投影点的三角形构成的多边形内</w:t>
      </w:r>
      <w:r w:rsidR="00717C09">
        <w:rPr>
          <w:rFonts w:hint="eastAsia"/>
        </w:rPr>
        <w:t>，如</w:t>
      </w:r>
      <w:r w:rsidR="00717C09">
        <w:fldChar w:fldCharType="begin"/>
      </w:r>
      <w:r w:rsidR="00717C09">
        <w:instrText xml:space="preserve"> </w:instrText>
      </w:r>
      <w:r w:rsidR="00717C09">
        <w:rPr>
          <w:rFonts w:hint="eastAsia"/>
        </w:rPr>
        <w:instrText>REF _Ref451190255 \h</w:instrText>
      </w:r>
      <w:r w:rsidR="00717C09">
        <w:instrText xml:space="preserve"> </w:instrText>
      </w:r>
      <w:r w:rsidR="00717C09">
        <w:fldChar w:fldCharType="separate"/>
      </w:r>
      <w:r w:rsidR="00717C09">
        <w:t>图</w:t>
      </w:r>
      <w:r w:rsidR="00717C09">
        <w:t xml:space="preserve"> </w:t>
      </w:r>
      <w:r w:rsidR="00717C09">
        <w:rPr>
          <w:noProof/>
        </w:rPr>
        <w:t>4</w:t>
      </w:r>
      <w:r w:rsidR="00717C09">
        <w:t>.</w:t>
      </w:r>
      <w:r w:rsidR="00717C09">
        <w:rPr>
          <w:noProof/>
        </w:rPr>
        <w:t>1</w:t>
      </w:r>
      <w:r w:rsidR="00717C09">
        <w:fldChar w:fldCharType="end"/>
      </w:r>
      <w:r w:rsidR="00717C09">
        <w:rPr>
          <w:rFonts w:hint="eastAsia"/>
        </w:rPr>
        <w:t>(</w:t>
      </w:r>
      <w:r w:rsidR="00717C09">
        <w:t>a</w:t>
      </w:r>
      <w:r w:rsidR="00717C09">
        <w:rPr>
          <w:rFonts w:hint="eastAsia"/>
        </w:rPr>
        <w:t>)</w:t>
      </w:r>
      <w:r w:rsidR="00CF7427">
        <w:rPr>
          <w:rFonts w:hint="eastAsia"/>
        </w:rPr>
        <w:t>，所以</w:t>
      </w:r>
      <w:r w:rsidR="009A4BD9">
        <w:rPr>
          <w:rFonts w:hint="eastAsia"/>
        </w:rPr>
        <w:t>可以不用对每个像素点分别进行插值，而是对每个相机分别进行投影，然后将投影的图像进行混合（</w:t>
      </w:r>
      <w:r w:rsidR="009A4BD9">
        <w:rPr>
          <w:rFonts w:hint="eastAsia"/>
        </w:rPr>
        <w:t>Blending</w:t>
      </w:r>
      <w:r w:rsidR="009A4BD9">
        <w:rPr>
          <w:rFonts w:hint="eastAsia"/>
        </w:rPr>
        <w:t>）就可以得到最终的成像。这一过程由于可以利用</w:t>
      </w:r>
      <w:proofErr w:type="spellStart"/>
      <w:r w:rsidR="009A4BD9">
        <w:rPr>
          <w:rFonts w:hint="eastAsia"/>
        </w:rPr>
        <w:t>gpu</w:t>
      </w:r>
      <w:proofErr w:type="spellEnd"/>
      <w:r w:rsidR="009A4BD9">
        <w:rPr>
          <w:rFonts w:hint="eastAsia"/>
        </w:rPr>
        <w:t>进行计算，可以大大加速渲染过程。具体操作方法是，对于某一个相机投影点，在顶点着色器中将该点的透明度值设为</w:t>
      </w:r>
      <w:r w:rsidR="009A4BD9">
        <w:rPr>
          <w:rFonts w:hint="eastAsia"/>
        </w:rPr>
        <w:t>1</w:t>
      </w:r>
      <w:r w:rsidR="009A4BD9">
        <w:rPr>
          <w:rFonts w:hint="eastAsia"/>
        </w:rPr>
        <w:t>，其他所有顶点的透明度值设为</w:t>
      </w:r>
      <w:r w:rsidR="009A4BD9">
        <w:rPr>
          <w:rFonts w:hint="eastAsia"/>
        </w:rPr>
        <w:t>0</w:t>
      </w:r>
      <w:r w:rsidR="009A4BD9">
        <w:rPr>
          <w:rFonts w:hint="eastAsia"/>
        </w:rPr>
        <w:t>，这样在片段</w:t>
      </w:r>
      <w:r w:rsidR="00A639E5">
        <w:rPr>
          <w:rFonts w:hint="eastAsia"/>
        </w:rPr>
        <w:t>着色器中，某片段的透明度值自然就对应了该片段在三角网格上的三角坐</w:t>
      </w:r>
      <w:r w:rsidR="009A4BD9">
        <w:rPr>
          <w:rFonts w:hint="eastAsia"/>
        </w:rPr>
        <w:t>标的权重。然后取该片段的世界坐标，利用相机的世界坐标和旋转角度，计算</w:t>
      </w:r>
      <w:r w:rsidR="00B32D3F">
        <w:rPr>
          <w:rFonts w:hint="eastAsia"/>
        </w:rPr>
        <w:t>视图矩阵和投影矩阵，就可以得到纹理坐标。之后</w:t>
      </w:r>
      <w:r w:rsidR="009A4BD9">
        <w:rPr>
          <w:rFonts w:hint="eastAsia"/>
        </w:rPr>
        <w:t>利用纹理采样器</w:t>
      </w:r>
      <w:r w:rsidR="00B32D3F">
        <w:rPr>
          <w:rFonts w:hint="eastAsia"/>
        </w:rPr>
        <w:t>和纹理坐标，求出</w:t>
      </w:r>
      <w:r w:rsidR="00B32D3F">
        <w:rPr>
          <w:rFonts w:hint="eastAsia"/>
        </w:rPr>
        <w:lastRenderedPageBreak/>
        <w:t>该点对应的颜色，然后将该点颜色乘以透明度值进行返回。对每个相机都进行如上处理，同时将着色器设置为一加一混合，这样混合出来的图像就是最终的图像。</w:t>
      </w:r>
    </w:p>
    <w:p w:rsidR="006261DD" w:rsidRDefault="005251FD" w:rsidP="005251FD">
      <w:ins w:id="1454" w:author="耿正霖" w:date="2016-05-26T21:48:00Z">
        <w:r>
          <w:rPr>
            <w:noProof/>
          </w:rPr>
          <mc:AlternateContent>
            <mc:Choice Requires="wps">
              <w:drawing>
                <wp:anchor distT="0" distB="0" distL="114300" distR="114300" simplePos="0" relativeHeight="251725824" behindDoc="0" locked="0" layoutInCell="1" allowOverlap="1" wp14:anchorId="64A7CDA8" wp14:editId="1489918E">
                  <wp:simplePos x="0" y="0"/>
                  <wp:positionH relativeFrom="margin">
                    <wp:align>right</wp:align>
                  </wp:positionH>
                  <wp:positionV relativeFrom="paragraph">
                    <wp:posOffset>5232400</wp:posOffset>
                  </wp:positionV>
                  <wp:extent cx="5328285" cy="635"/>
                  <wp:effectExtent l="0" t="0" r="5715" b="6350"/>
                  <wp:wrapTopAndBottom/>
                  <wp:docPr id="31" name="Text Box 31"/>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rsidR="0046526A" w:rsidRDefault="0046526A">
                              <w:pPr>
                                <w:pStyle w:val="Caption"/>
                                <w:jc w:val="center"/>
                                <w:rPr>
                                  <w:ins w:id="1455" w:author="耿正霖" w:date="2016-05-26T22:45:00Z"/>
                                </w:rPr>
                                <w:pPrChange w:id="1456" w:author="耿正霖" w:date="2016-05-26T21:49:00Z">
                                  <w:pPr/>
                                </w:pPrChange>
                              </w:pPr>
                              <w:bookmarkStart w:id="1457" w:name="_Ref452062699"/>
                              <w:bookmarkStart w:id="1458" w:name="_Toc452065177"/>
                              <w:ins w:id="1459" w:author="耿正霖" w:date="2016-05-26T21:48:00Z">
                                <w:r>
                                  <w:rPr>
                                    <w:rFonts w:hint="eastAsia"/>
                                  </w:rPr>
                                  <w:t>图</w:t>
                                </w:r>
                                <w:r>
                                  <w:rPr>
                                    <w:rFonts w:hint="eastAsia"/>
                                  </w:rPr>
                                  <w:t xml:space="preserve"> </w:t>
                                </w:r>
                              </w:ins>
                              <w:ins w:id="1460" w:author="耿正霖" w:date="2016-05-26T22:27:00Z">
                                <w:r>
                                  <w:fldChar w:fldCharType="begin"/>
                                </w:r>
                                <w:r>
                                  <w:instrText xml:space="preserve"> </w:instrText>
                                </w:r>
                                <w:r>
                                  <w:rPr>
                                    <w:rFonts w:hint="eastAsia"/>
                                  </w:rPr>
                                  <w:instrText>STYLEREF 1 \s</w:instrText>
                                </w:r>
                                <w:r>
                                  <w:instrText xml:space="preserve"> </w:instrText>
                                </w:r>
                              </w:ins>
                              <w:r>
                                <w:fldChar w:fldCharType="separate"/>
                              </w:r>
                              <w:r>
                                <w:rPr>
                                  <w:noProof/>
                                </w:rPr>
                                <w:t>4</w:t>
                              </w:r>
                              <w:ins w:id="1461"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1462" w:author="耿正霖" w:date="2016-05-26T22:27:00Z">
                                <w:r>
                                  <w:rPr>
                                    <w:noProof/>
                                  </w:rPr>
                                  <w:t>1</w:t>
                                </w:r>
                                <w:r>
                                  <w:fldChar w:fldCharType="end"/>
                                </w:r>
                              </w:ins>
                              <w:bookmarkEnd w:id="1457"/>
                              <w:ins w:id="1463" w:author="耿正霖" w:date="2016-05-26T21:48:00Z">
                                <w:r>
                                  <w:t xml:space="preserve"> </w:t>
                                </w:r>
                              </w:ins>
                              <w:ins w:id="1464" w:author="耿正霖" w:date="2016-05-26T21:49:00Z">
                                <w:r>
                                  <w:t>两种三角化方式的对比</w:t>
                                </w:r>
                              </w:ins>
                              <w:bookmarkEnd w:id="1458"/>
                            </w:p>
                            <w:p w:rsidR="0046526A" w:rsidRPr="005251FD" w:rsidRDefault="0046526A" w:rsidP="005251FD">
                              <w:pPr>
                                <w:rPr>
                                  <w:rPrChange w:id="1465" w:author="耿正霖" w:date="2016-05-26T22:45:00Z">
                                    <w:rPr>
                                      <w:noProof/>
                                    </w:rPr>
                                  </w:rPrChang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7CDA8" id="Text Box 31" o:spid="_x0000_s1037" type="#_x0000_t202" style="position:absolute;left:0;text-align:left;margin-left:368.35pt;margin-top:412pt;width:419.55pt;height:.05pt;z-index:251725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05LwIAAGc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" stroked="f">
                  <v:textbox style="mso-fit-shape-to-text:t" inset="0,0,0,0">
                    <w:txbxContent>
                      <w:p w:rsidR="0046526A" w:rsidRDefault="0046526A">
                        <w:pPr>
                          <w:pStyle w:val="Caption"/>
                          <w:jc w:val="center"/>
                          <w:rPr>
                            <w:ins w:id="1466" w:author="耿正霖" w:date="2016-05-26T22:45:00Z"/>
                          </w:rPr>
                          <w:pPrChange w:id="1467" w:author="耿正霖" w:date="2016-05-26T21:49:00Z">
                            <w:pPr/>
                          </w:pPrChange>
                        </w:pPr>
                        <w:bookmarkStart w:id="1468" w:name="_Ref452062699"/>
                        <w:bookmarkStart w:id="1469" w:name="_Toc452065177"/>
                        <w:ins w:id="1470" w:author="耿正霖" w:date="2016-05-26T21:48:00Z">
                          <w:r>
                            <w:rPr>
                              <w:rFonts w:hint="eastAsia"/>
                            </w:rPr>
                            <w:t>图</w:t>
                          </w:r>
                          <w:r>
                            <w:rPr>
                              <w:rFonts w:hint="eastAsia"/>
                            </w:rPr>
                            <w:t xml:space="preserve"> </w:t>
                          </w:r>
                        </w:ins>
                        <w:ins w:id="1471" w:author="耿正霖" w:date="2016-05-26T22:27:00Z">
                          <w:r>
                            <w:fldChar w:fldCharType="begin"/>
                          </w:r>
                          <w:r>
                            <w:instrText xml:space="preserve"> </w:instrText>
                          </w:r>
                          <w:r>
                            <w:rPr>
                              <w:rFonts w:hint="eastAsia"/>
                            </w:rPr>
                            <w:instrText>STYLEREF 1 \s</w:instrText>
                          </w:r>
                          <w:r>
                            <w:instrText xml:space="preserve"> </w:instrText>
                          </w:r>
                        </w:ins>
                        <w:r>
                          <w:fldChar w:fldCharType="separate"/>
                        </w:r>
                        <w:r>
                          <w:rPr>
                            <w:noProof/>
                          </w:rPr>
                          <w:t>4</w:t>
                        </w:r>
                        <w:ins w:id="1472"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1473" w:author="耿正霖" w:date="2016-05-26T22:27:00Z">
                          <w:r>
                            <w:rPr>
                              <w:noProof/>
                            </w:rPr>
                            <w:t>1</w:t>
                          </w:r>
                          <w:r>
                            <w:fldChar w:fldCharType="end"/>
                          </w:r>
                        </w:ins>
                        <w:bookmarkEnd w:id="1468"/>
                        <w:ins w:id="1474" w:author="耿正霖" w:date="2016-05-26T21:48:00Z">
                          <w:r>
                            <w:t xml:space="preserve"> </w:t>
                          </w:r>
                        </w:ins>
                        <w:ins w:id="1475" w:author="耿正霖" w:date="2016-05-26T21:49:00Z">
                          <w:r>
                            <w:t>两种三角化方式的对比</w:t>
                          </w:r>
                        </w:ins>
                        <w:bookmarkEnd w:id="1469"/>
                      </w:p>
                      <w:p w:rsidR="0046526A" w:rsidRPr="005251FD" w:rsidRDefault="0046526A" w:rsidP="005251FD">
                        <w:pPr>
                          <w:rPr>
                            <w:rPrChange w:id="1476" w:author="耿正霖" w:date="2016-05-26T22:45:00Z">
                              <w:rPr>
                                <w:noProof/>
                              </w:rPr>
                            </w:rPrChange>
                          </w:rPr>
                        </w:pPr>
                      </w:p>
                    </w:txbxContent>
                  </v:textbox>
                  <w10:wrap type="topAndBottom" anchorx="margin"/>
                </v:shape>
              </w:pict>
            </mc:Fallback>
          </mc:AlternateContent>
        </w:r>
        <w:r>
          <w:rPr>
            <w:noProof/>
          </w:rPr>
          <w:drawing>
            <wp:anchor distT="0" distB="0" distL="114300" distR="114300" simplePos="0" relativeHeight="251723776" behindDoc="0" locked="0" layoutInCell="1" allowOverlap="1" wp14:anchorId="7CA1C129" wp14:editId="647C3429">
              <wp:simplePos x="0" y="0"/>
              <wp:positionH relativeFrom="margin">
                <wp:align>left</wp:align>
              </wp:positionH>
              <wp:positionV relativeFrom="paragraph">
                <wp:posOffset>3413125</wp:posOffset>
              </wp:positionV>
              <wp:extent cx="5328285" cy="1857375"/>
              <wp:effectExtent l="0" t="0" r="571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28285" cy="1857375"/>
                      </a:xfrm>
                      <a:prstGeom prst="rect">
                        <a:avLst/>
                      </a:prstGeom>
                    </pic:spPr>
                  </pic:pic>
                </a:graphicData>
              </a:graphic>
            </wp:anchor>
          </w:drawing>
        </w:r>
      </w:ins>
      <w:r w:rsidR="00B32D3F">
        <w:rPr>
          <w:rFonts w:hint="eastAsia"/>
        </w:rPr>
        <w:t>本系统中的实现和</w:t>
      </w:r>
      <w:ins w:id="1477" w:author="耿正霖" w:date="2016-05-27T00:19:00Z">
        <w:r w:rsidR="00A87319">
          <w:fldChar w:fldCharType="begin"/>
        </w:r>
        <w:r w:rsidR="00A87319">
          <w:instrText xml:space="preserve"> ADDIN NE.Ref.{1AB8AD0D-0501-4183-80B3-A540C2511891}</w:instrText>
        </w:r>
        <w:r w:rsidR="00A87319">
          <w:fldChar w:fldCharType="separate"/>
        </w:r>
      </w:ins>
      <w:ins w:id="1478" w:author="耿正霖" w:date="2016-05-27T00:20:00Z">
        <w:r w:rsidR="00A87319">
          <w:rPr>
            <w:rFonts w:eastAsiaTheme="minorEastAsia" w:cs="Times New Roman"/>
            <w:color w:val="080000"/>
            <w:kern w:val="0"/>
            <w:szCs w:val="24"/>
            <w:vertAlign w:val="superscript"/>
          </w:rPr>
          <w:t>[8]</w:t>
        </w:r>
      </w:ins>
      <w:ins w:id="1479" w:author="耿正霖" w:date="2016-05-27T00:19:00Z">
        <w:r w:rsidR="00A87319">
          <w:fldChar w:fldCharType="end"/>
        </w:r>
      </w:ins>
      <w:customXmlDelRangeStart w:id="1480" w:author="耿正霖" w:date="2016-05-27T00:19:00Z"/>
      <w:sdt>
        <w:sdtPr>
          <w:rPr>
            <w:rFonts w:hint="eastAsia"/>
          </w:rPr>
          <w:id w:val="-336466439"/>
          <w:citation/>
        </w:sdtPr>
        <w:sdtContent>
          <w:customXmlDelRangeEnd w:id="1480"/>
          <w:del w:id="1481" w:author="耿正霖" w:date="2016-05-27T00:19:00Z">
            <w:r w:rsidR="00B32D3F" w:rsidDel="00A87319">
              <w:fldChar w:fldCharType="begin"/>
            </w:r>
            <w:r w:rsidR="00B32D3F" w:rsidDel="00A87319">
              <w:delInstrText xml:space="preserve"> </w:delInstrText>
            </w:r>
            <w:r w:rsidR="00B32D3F" w:rsidDel="00A87319">
              <w:rPr>
                <w:rFonts w:hint="eastAsia"/>
              </w:rPr>
              <w:delInstrText>CITATION Dav12 \l 2052</w:delInstrText>
            </w:r>
            <w:r w:rsidR="00B32D3F" w:rsidDel="00A87319">
              <w:delInstrText xml:space="preserve"> </w:delInstrText>
            </w:r>
            <w:r w:rsidR="00B32D3F" w:rsidDel="00A87319">
              <w:fldChar w:fldCharType="separate"/>
            </w:r>
            <w:r w:rsidR="00B9761F" w:rsidDel="00A87319">
              <w:rPr>
                <w:rFonts w:hint="eastAsia"/>
                <w:noProof/>
              </w:rPr>
              <w:delText xml:space="preserve"> </w:delText>
            </w:r>
            <w:r w:rsidR="00B9761F" w:rsidDel="00A87319">
              <w:rPr>
                <w:noProof/>
              </w:rPr>
              <w:delText>[8]</w:delText>
            </w:r>
            <w:r w:rsidR="00B32D3F" w:rsidDel="00A87319">
              <w:fldChar w:fldCharType="end"/>
            </w:r>
          </w:del>
          <w:customXmlDelRangeStart w:id="1482" w:author="耿正霖" w:date="2016-05-27T00:19:00Z"/>
        </w:sdtContent>
      </w:sdt>
      <w:customXmlDelRangeEnd w:id="1482"/>
      <w:r w:rsidR="00B32D3F">
        <w:rPr>
          <w:rFonts w:hint="eastAsia"/>
        </w:rPr>
        <w:t>中实现的一大不同在于三角化的方式。</w:t>
      </w:r>
      <w:ins w:id="1483" w:author="耿正霖" w:date="2016-05-27T00:19:00Z">
        <w:r w:rsidR="00A87319">
          <w:fldChar w:fldCharType="begin"/>
        </w:r>
      </w:ins>
      <w:ins w:id="1484" w:author="耿正霖" w:date="2016-05-27T00:20:00Z">
        <w:r w:rsidR="00A87319">
          <w:instrText xml:space="preserve"> ADDIN NE.Ref.{349E2999-BD5A-4A74-8CD1-CB39A2308903}</w:instrText>
        </w:r>
      </w:ins>
      <w:ins w:id="1485" w:author="耿正霖" w:date="2016-05-27T00:19:00Z">
        <w:r w:rsidR="00A87319">
          <w:fldChar w:fldCharType="separate"/>
        </w:r>
      </w:ins>
      <w:ins w:id="1486" w:author="耿正霖" w:date="2016-05-27T00:20:00Z">
        <w:r w:rsidR="00A87319">
          <w:rPr>
            <w:rFonts w:eastAsiaTheme="minorEastAsia" w:cs="Times New Roman"/>
            <w:color w:val="080000"/>
            <w:kern w:val="0"/>
            <w:szCs w:val="24"/>
            <w:vertAlign w:val="superscript"/>
          </w:rPr>
          <w:t>[8]</w:t>
        </w:r>
      </w:ins>
      <w:ins w:id="1487" w:author="耿正霖" w:date="2016-05-27T00:19:00Z">
        <w:r w:rsidR="00A87319">
          <w:fldChar w:fldCharType="end"/>
        </w:r>
      </w:ins>
      <w:customXmlDelRangeStart w:id="1488" w:author="耿正霖" w:date="2016-05-27T00:19:00Z"/>
      <w:sdt>
        <w:sdtPr>
          <w:rPr>
            <w:rFonts w:hint="eastAsia"/>
          </w:rPr>
          <w:id w:val="-1943979746"/>
          <w:citation/>
        </w:sdtPr>
        <w:sdtContent>
          <w:customXmlDelRangeEnd w:id="1488"/>
          <w:del w:id="1489" w:author="耿正霖" w:date="2016-05-27T00:19:00Z">
            <w:r w:rsidR="00B32D3F" w:rsidDel="00A87319">
              <w:fldChar w:fldCharType="begin"/>
            </w:r>
            <w:r w:rsidR="00B32D3F" w:rsidDel="00A87319">
              <w:delInstrText xml:space="preserve"> </w:delInstrText>
            </w:r>
            <w:r w:rsidR="00B32D3F" w:rsidDel="00A87319">
              <w:rPr>
                <w:rFonts w:hint="eastAsia"/>
              </w:rPr>
              <w:delInstrText>CITATION Dav12 \l 2052</w:delInstrText>
            </w:r>
            <w:r w:rsidR="00B32D3F" w:rsidDel="00A87319">
              <w:delInstrText xml:space="preserve"> </w:delInstrText>
            </w:r>
            <w:r w:rsidR="00B32D3F" w:rsidDel="00A87319">
              <w:fldChar w:fldCharType="separate"/>
            </w:r>
            <w:r w:rsidR="00B9761F" w:rsidDel="00A87319">
              <w:rPr>
                <w:rFonts w:hint="eastAsia"/>
                <w:noProof/>
              </w:rPr>
              <w:delText xml:space="preserve"> </w:delText>
            </w:r>
            <w:r w:rsidR="00B9761F" w:rsidDel="00A87319">
              <w:rPr>
                <w:noProof/>
              </w:rPr>
              <w:delText>[8]</w:delText>
            </w:r>
            <w:r w:rsidR="00B32D3F" w:rsidDel="00A87319">
              <w:fldChar w:fldCharType="end"/>
            </w:r>
          </w:del>
          <w:customXmlDelRangeStart w:id="1490" w:author="耿正霖" w:date="2016-05-27T00:19:00Z"/>
        </w:sdtContent>
      </w:sdt>
      <w:customXmlDelRangeEnd w:id="1490"/>
      <w:r w:rsidR="00B32D3F">
        <w:rPr>
          <w:rFonts w:hint="eastAsia"/>
        </w:rPr>
        <w:t>中</w:t>
      </w:r>
      <w:r w:rsidR="00773E08">
        <w:rPr>
          <w:rFonts w:hint="eastAsia"/>
        </w:rPr>
        <w:t>在初始化的时候</w:t>
      </w:r>
      <w:r w:rsidR="00B32D3F">
        <w:rPr>
          <w:rFonts w:hint="eastAsia"/>
        </w:rPr>
        <w:t>取相机在球面上对应点的球坐标的方位角维度和仰角维度，进行二维的</w:t>
      </w:r>
      <w:r w:rsidR="00B32D3F">
        <w:rPr>
          <w:rFonts w:hint="eastAsia"/>
        </w:rPr>
        <w:t>Delaunay</w:t>
      </w:r>
      <w:r w:rsidR="00B32D3F">
        <w:rPr>
          <w:rFonts w:hint="eastAsia"/>
        </w:rPr>
        <w:t>三角化，然后将三角化的信息进行全局保存，投影平面上的三角化直接使用之前</w:t>
      </w:r>
      <w:r w:rsidR="00773E08">
        <w:rPr>
          <w:rFonts w:hint="eastAsia"/>
        </w:rPr>
        <w:t>保存的三角化信息。在实际实验的时候，这种从球面上三角化直接应用于平面上三角化的方式效果并不好，</w:t>
      </w:r>
      <w:r w:rsidR="00773E08" w:rsidRPr="005251FD">
        <w:rPr>
          <w:rFonts w:hint="eastAsia"/>
        </w:rPr>
        <w:t>容易出现三角边相交的情形</w:t>
      </w:r>
      <w:ins w:id="1491" w:author="ZH" w:date="2016-05-25T23:32:00Z">
        <w:del w:id="1492" w:author="耿正霖" w:date="2016-05-26T21:48:00Z">
          <w:r w:rsidR="00EA5F16" w:rsidDel="006261DD">
            <w:rPr>
              <w:rFonts w:hint="eastAsia"/>
            </w:rPr>
            <w:delText>例子</w:delText>
          </w:r>
        </w:del>
      </w:ins>
      <w:r w:rsidR="00773E08">
        <w:rPr>
          <w:rFonts w:hint="eastAsia"/>
        </w:rPr>
        <w:t>。</w:t>
      </w:r>
      <w:ins w:id="1493" w:author="耿正霖" w:date="2016-05-26T21:49:00Z">
        <w:r w:rsidR="006261DD">
          <w:rPr>
            <w:rFonts w:hint="eastAsia"/>
          </w:rPr>
          <w:t>如</w:t>
        </w:r>
      </w:ins>
      <w:ins w:id="1494" w:author="耿正霖" w:date="2016-05-27T00:40:00Z">
        <w:r w:rsidR="00303EED">
          <w:fldChar w:fldCharType="begin"/>
        </w:r>
        <w:r w:rsidR="00303EED">
          <w:instrText xml:space="preserve"> </w:instrText>
        </w:r>
        <w:r w:rsidR="00303EED">
          <w:rPr>
            <w:rFonts w:hint="eastAsia"/>
          </w:rPr>
          <w:instrText>REF _Ref452072954 \h</w:instrText>
        </w:r>
        <w:r w:rsidR="00303EED">
          <w:instrText xml:space="preserve"> </w:instrText>
        </w:r>
      </w:ins>
      <w:r w:rsidR="00303EED">
        <w:fldChar w:fldCharType="separate"/>
      </w:r>
      <w:ins w:id="1495" w:author="耿正霖" w:date="2016-05-27T00:40:00Z">
        <w:r w:rsidR="00303EED">
          <w:t>图</w:t>
        </w:r>
        <w:r w:rsidR="00303EED">
          <w:t xml:space="preserve"> </w:t>
        </w:r>
        <w:r w:rsidR="00303EED">
          <w:rPr>
            <w:noProof/>
          </w:rPr>
          <w:t>4</w:t>
        </w:r>
        <w:r w:rsidR="00303EED">
          <w:t>.</w:t>
        </w:r>
        <w:r w:rsidR="00303EED">
          <w:rPr>
            <w:noProof/>
          </w:rPr>
          <w:t>2</w:t>
        </w:r>
        <w:r w:rsidR="00303EED">
          <w:fldChar w:fldCharType="end"/>
        </w:r>
        <w:r w:rsidR="00303EED">
          <w:rPr>
            <w:rFonts w:hint="eastAsia"/>
          </w:rPr>
          <w:t xml:space="preserve"> </w:t>
        </w:r>
      </w:ins>
      <w:ins w:id="1496" w:author="耿正霖" w:date="2016-05-26T21:49:00Z">
        <w:r w:rsidR="006261DD">
          <w:rPr>
            <w:rFonts w:hint="eastAsia"/>
          </w:rPr>
          <w:t>(</w:t>
        </w:r>
        <w:r w:rsidR="006261DD">
          <w:t>a</w:t>
        </w:r>
        <w:proofErr w:type="gramStart"/>
        <w:r w:rsidR="006261DD">
          <w:rPr>
            <w:rFonts w:hint="eastAsia"/>
          </w:rPr>
          <w:t>)</w:t>
        </w:r>
        <w:r w:rsidR="006261DD">
          <w:rPr>
            <w:rFonts w:hint="eastAsia"/>
          </w:rPr>
          <w:t>使用球面坐标进行三角化</w:t>
        </w:r>
        <w:proofErr w:type="gramEnd"/>
        <w:r w:rsidR="006261DD">
          <w:rPr>
            <w:rFonts w:hint="eastAsia"/>
          </w:rPr>
          <w:t>，</w:t>
        </w:r>
      </w:ins>
      <w:ins w:id="1497" w:author="耿正霖" w:date="2016-05-26T22:44:00Z">
        <w:r>
          <w:rPr>
            <w:rFonts w:hint="eastAsia"/>
          </w:rPr>
          <w:t>右</w:t>
        </w:r>
      </w:ins>
      <w:ins w:id="1498" w:author="耿正霖" w:date="2016-05-26T21:50:00Z">
        <w:r w:rsidR="006261DD">
          <w:rPr>
            <w:rFonts w:hint="eastAsia"/>
          </w:rPr>
          <w:t>下角部分就出现了三角边相交的情形，影响渲染质量。</w:t>
        </w:r>
        <w:r w:rsidR="006261DD">
          <w:rPr>
            <w:rFonts w:hint="eastAsia"/>
          </w:rPr>
          <w:t>(</w:t>
        </w:r>
        <w:r w:rsidR="006261DD">
          <w:t>b</w:t>
        </w:r>
        <w:proofErr w:type="gramStart"/>
        <w:r w:rsidR="006261DD">
          <w:rPr>
            <w:rFonts w:hint="eastAsia"/>
          </w:rPr>
          <w:t>)</w:t>
        </w:r>
        <w:r w:rsidR="006261DD">
          <w:rPr>
            <w:rFonts w:hint="eastAsia"/>
          </w:rPr>
          <w:t>中每帧重新三角化就不会出现这种情形</w:t>
        </w:r>
        <w:proofErr w:type="gramEnd"/>
        <w:r w:rsidR="006261DD">
          <w:rPr>
            <w:rFonts w:hint="eastAsia"/>
          </w:rPr>
          <w:t>。</w:t>
        </w:r>
      </w:ins>
      <w:r w:rsidR="00773E08">
        <w:rPr>
          <w:rFonts w:hint="eastAsia"/>
        </w:rPr>
        <w:t>在本系统实现中，在每帧开始的时候，对平面上的相机投影点直接进行</w:t>
      </w:r>
      <w:ins w:id="1499" w:author="耿正霖" w:date="2016-05-26T11:06:00Z">
        <w:r w:rsidR="002F59F3">
          <w:rPr>
            <w:rFonts w:hint="eastAsia"/>
          </w:rPr>
          <w:t>Delaunay</w:t>
        </w:r>
      </w:ins>
      <w:r w:rsidR="00773E08" w:rsidRPr="002F59F3">
        <w:rPr>
          <w:rFonts w:hint="eastAsia"/>
        </w:rPr>
        <w:t>三角化</w:t>
      </w:r>
      <w:ins w:id="1500" w:author="ZH" w:date="2016-05-25T23:33:00Z">
        <w:del w:id="1501" w:author="耿正霖" w:date="2016-05-26T11:05:00Z">
          <w:r w:rsidR="00EA5F16" w:rsidDel="002F59F3">
            <w:rPr>
              <w:rFonts w:hint="eastAsia"/>
            </w:rPr>
            <w:delText>用</w:delText>
          </w:r>
          <w:r w:rsidR="00EA5F16" w:rsidDel="002F59F3">
            <w:delText>的什么算法？</w:delText>
          </w:r>
          <w:r w:rsidR="00EA5F16" w:rsidDel="002F59F3">
            <w:rPr>
              <w:rFonts w:hint="eastAsia"/>
            </w:rPr>
            <w:delText>自己实现</w:delText>
          </w:r>
          <w:r w:rsidR="00EA5F16" w:rsidDel="002F59F3">
            <w:delText>的？</w:delText>
          </w:r>
        </w:del>
      </w:ins>
      <w:r w:rsidR="00773E08">
        <w:rPr>
          <w:rFonts w:hint="eastAsia"/>
        </w:rPr>
        <w:t>，实验过程发现即使这样做也并不会影响程序的实时性。另外</w:t>
      </w:r>
      <w:ins w:id="1502" w:author="耿正霖" w:date="2016-05-27T00:19:00Z">
        <w:r w:rsidR="00A87319">
          <w:fldChar w:fldCharType="begin"/>
        </w:r>
      </w:ins>
      <w:ins w:id="1503" w:author="耿正霖" w:date="2016-05-27T00:20:00Z">
        <w:r w:rsidR="00A87319">
          <w:instrText xml:space="preserve"> ADDIN NE.Ref.{E8513481-9615-4408-BCC3-7BFE679D258A}</w:instrText>
        </w:r>
      </w:ins>
      <w:ins w:id="1504" w:author="耿正霖" w:date="2016-05-27T00:19:00Z">
        <w:r w:rsidR="00A87319">
          <w:fldChar w:fldCharType="separate"/>
        </w:r>
      </w:ins>
      <w:ins w:id="1505" w:author="耿正霖" w:date="2016-05-27T00:20:00Z">
        <w:r w:rsidR="00A87319">
          <w:rPr>
            <w:rFonts w:eastAsiaTheme="minorEastAsia" w:cs="Times New Roman"/>
            <w:color w:val="080000"/>
            <w:kern w:val="0"/>
            <w:szCs w:val="24"/>
            <w:vertAlign w:val="superscript"/>
          </w:rPr>
          <w:t>[8]</w:t>
        </w:r>
      </w:ins>
      <w:ins w:id="1506" w:author="耿正霖" w:date="2016-05-27T00:19:00Z">
        <w:r w:rsidR="00A87319">
          <w:fldChar w:fldCharType="end"/>
        </w:r>
      </w:ins>
      <w:customXmlDelRangeStart w:id="1507" w:author="耿正霖" w:date="2016-05-27T00:19:00Z"/>
      <w:sdt>
        <w:sdtPr>
          <w:rPr>
            <w:rFonts w:hint="eastAsia"/>
          </w:rPr>
          <w:id w:val="1225027998"/>
          <w:citation/>
        </w:sdtPr>
        <w:sdtContent>
          <w:customXmlDelRangeEnd w:id="1507"/>
          <w:del w:id="1508" w:author="耿正霖" w:date="2016-05-27T00:19:00Z">
            <w:r w:rsidR="00773E08" w:rsidDel="00A87319">
              <w:fldChar w:fldCharType="begin"/>
            </w:r>
            <w:r w:rsidR="00773E08" w:rsidDel="00A87319">
              <w:delInstrText xml:space="preserve"> </w:delInstrText>
            </w:r>
            <w:r w:rsidR="00773E08" w:rsidDel="00A87319">
              <w:rPr>
                <w:rFonts w:hint="eastAsia"/>
              </w:rPr>
              <w:delInstrText>CITATION Dav12 \l 2052</w:delInstrText>
            </w:r>
            <w:r w:rsidR="00773E08" w:rsidDel="00A87319">
              <w:delInstrText xml:space="preserve"> </w:delInstrText>
            </w:r>
            <w:r w:rsidR="00773E08" w:rsidDel="00A87319">
              <w:fldChar w:fldCharType="separate"/>
            </w:r>
            <w:r w:rsidR="00B9761F" w:rsidDel="00A87319">
              <w:rPr>
                <w:rFonts w:hint="eastAsia"/>
                <w:noProof/>
              </w:rPr>
              <w:delText xml:space="preserve"> </w:delText>
            </w:r>
            <w:r w:rsidR="00B9761F" w:rsidDel="00A87319">
              <w:rPr>
                <w:noProof/>
              </w:rPr>
              <w:delText>[8]</w:delText>
            </w:r>
            <w:r w:rsidR="00773E08" w:rsidDel="00A87319">
              <w:fldChar w:fldCharType="end"/>
            </w:r>
          </w:del>
          <w:customXmlDelRangeStart w:id="1509" w:author="耿正霖" w:date="2016-05-27T00:19:00Z"/>
        </w:sdtContent>
      </w:sdt>
      <w:customXmlDelRangeEnd w:id="1509"/>
      <w:r w:rsidR="00773E08">
        <w:rPr>
          <w:rFonts w:hint="eastAsia"/>
        </w:rPr>
        <w:t>中也没有提到对于一些边界情况的处理。在本系统实现中，如果相机投影点超出了当前视角成像范围，将予以删除。另外每个相机是有一定角度的，成像也是有一定范围的，比如当前视角是朝向</w:t>
      </w:r>
      <w:r w:rsidR="00773E08">
        <w:rPr>
          <w:rFonts w:hint="eastAsia"/>
        </w:rPr>
        <w:t>x</w:t>
      </w:r>
      <w:r w:rsidR="00773E08">
        <w:rPr>
          <w:rFonts w:hint="eastAsia"/>
        </w:rPr>
        <w:t>轴正方向的，某相机是朝向</w:t>
      </w:r>
      <w:r w:rsidR="00773E08">
        <w:rPr>
          <w:rFonts w:hint="eastAsia"/>
        </w:rPr>
        <w:t>x</w:t>
      </w:r>
      <w:r w:rsidR="00773E08">
        <w:rPr>
          <w:rFonts w:hint="eastAsia"/>
        </w:rPr>
        <w:t>轴负方向的，该相机很可能就不适合用来进行混合。系统中对相机成像不在视角成像范围的也会进行删除。</w:t>
      </w:r>
    </w:p>
    <w:p w:rsidR="008D74E5" w:rsidRDefault="008D74E5" w:rsidP="008D74E5">
      <w:r>
        <w:rPr>
          <w:rFonts w:hint="eastAsia"/>
        </w:rPr>
        <w:t>由于渲染模块事先并不知道有多少个采集点可以正确投影到成像平面上，也不知道对投影点进行三角化之后会出现多少三角形，所以程序中使用变长数组存储这些信息</w:t>
      </w:r>
      <w:r>
        <w:rPr>
          <w:rFonts w:hint="eastAsia"/>
        </w:rPr>
        <w:t>:</w:t>
      </w:r>
    </w:p>
    <w:p w:rsidR="008D74E5" w:rsidRDefault="008D74E5" w:rsidP="008D74E5">
      <w:r>
        <w:t xml:space="preserve">List&lt;Vector3&gt; </w:t>
      </w:r>
      <w:proofErr w:type="spellStart"/>
      <w:r>
        <w:t>cameraPos</w:t>
      </w:r>
      <w:proofErr w:type="spellEnd"/>
      <w:r>
        <w:t>;</w:t>
      </w:r>
    </w:p>
    <w:p w:rsidR="008D74E5" w:rsidRDefault="008D74E5" w:rsidP="008D74E5">
      <w:r>
        <w:t xml:space="preserve">List&lt;Quaternion&gt; </w:t>
      </w:r>
      <w:proofErr w:type="spellStart"/>
      <w:r>
        <w:t>cameraDir</w:t>
      </w:r>
      <w:proofErr w:type="spellEnd"/>
      <w:r>
        <w:t>;</w:t>
      </w:r>
    </w:p>
    <w:p w:rsidR="008D74E5" w:rsidRDefault="008D74E5" w:rsidP="008D74E5">
      <w:r>
        <w:t>List&lt;</w:t>
      </w:r>
      <w:proofErr w:type="spellStart"/>
      <w:r>
        <w:t>int</w:t>
      </w:r>
      <w:proofErr w:type="spellEnd"/>
      <w:r>
        <w:t xml:space="preserve">&gt; </w:t>
      </w:r>
      <w:proofErr w:type="spellStart"/>
      <w:r>
        <w:t>triIndices</w:t>
      </w:r>
      <w:proofErr w:type="spellEnd"/>
      <w:r>
        <w:t>;</w:t>
      </w:r>
    </w:p>
    <w:p w:rsidR="008D74E5" w:rsidRDefault="008D74E5" w:rsidP="008D74E5">
      <w:r>
        <w:rPr>
          <w:rFonts w:hint="eastAsia"/>
        </w:rPr>
        <w:t>由于在进行投影，相机成像等计算中需要用到许多坐标变换的代数运算，实</w:t>
      </w:r>
      <w:r>
        <w:rPr>
          <w:rFonts w:hint="eastAsia"/>
        </w:rPr>
        <w:lastRenderedPageBreak/>
        <w:t>现中给三维空间坐标加一个维度</w:t>
      </w:r>
      <w:r>
        <w:rPr>
          <w:rFonts w:hint="eastAsia"/>
        </w:rPr>
        <w:t>1</w:t>
      </w:r>
      <w:r>
        <w:rPr>
          <w:rFonts w:hint="eastAsia"/>
        </w:rPr>
        <w:t>构成齐次坐标，然后使用</w:t>
      </w:r>
      <w:r>
        <w:rPr>
          <w:rFonts w:hint="eastAsia"/>
        </w:rPr>
        <w:t>4x4</w:t>
      </w:r>
      <w:r>
        <w:rPr>
          <w:rFonts w:hint="eastAsia"/>
        </w:rPr>
        <w:t>的矩阵表示平移，旋转，缩放等变换</w:t>
      </w:r>
      <w:r>
        <w:rPr>
          <w:rFonts w:hint="eastAsia"/>
        </w:rPr>
        <w:t>:</w:t>
      </w:r>
    </w:p>
    <w:p w:rsidR="008D74E5" w:rsidRPr="009E0475" w:rsidRDefault="008D74E5" w:rsidP="008D74E5">
      <w:r>
        <w:t xml:space="preserve">Matrix4x4[] </w:t>
      </w:r>
      <w:proofErr w:type="spellStart"/>
      <w:r>
        <w:t>cameraV</w:t>
      </w:r>
      <w:proofErr w:type="spellEnd"/>
      <w:r>
        <w:t>;</w:t>
      </w:r>
    </w:p>
    <w:p w:rsidR="008D74E5" w:rsidRDefault="008D74E5" w:rsidP="008D74E5">
      <w:r>
        <w:rPr>
          <w:rFonts w:hint="eastAsia"/>
        </w:rPr>
        <w:t>对于逐段线性方法，首先需要设定一个观察相机</w:t>
      </w:r>
      <w:proofErr w:type="spellStart"/>
      <w:r w:rsidRPr="002F59F3">
        <w:t>viewCamer</w:t>
      </w:r>
      <w:ins w:id="1510" w:author="耿正霖" w:date="2016-05-26T11:07:00Z">
        <w:r w:rsidR="002F59F3" w:rsidRPr="002F59F3">
          <w:rPr>
            <w:rPrChange w:id="1511" w:author="耿正霖" w:date="2016-05-26T11:08:00Z">
              <w:rPr>
                <w:highlight w:val="yellow"/>
              </w:rPr>
            </w:rPrChange>
          </w:rPr>
          <w:t>a</w:t>
        </w:r>
        <w:proofErr w:type="spellEnd"/>
        <w:r w:rsidR="002F59F3" w:rsidRPr="002F59F3">
          <w:rPr>
            <w:rPrChange w:id="1512" w:author="耿正霖" w:date="2016-05-26T11:08:00Z">
              <w:rPr>
                <w:highlight w:val="yellow"/>
              </w:rPr>
            </w:rPrChange>
          </w:rPr>
          <w:t>(</w:t>
        </w:r>
        <w:r w:rsidR="002F59F3" w:rsidRPr="002F59F3">
          <w:rPr>
            <w:rFonts w:hint="eastAsia"/>
            <w:rPrChange w:id="1513" w:author="耿正霖" w:date="2016-05-26T11:08:00Z">
              <w:rPr>
                <w:rFonts w:hint="eastAsia"/>
                <w:highlight w:val="yellow"/>
              </w:rPr>
            </w:rPrChange>
          </w:rPr>
          <w:t>类型为</w:t>
        </w:r>
        <w:r w:rsidR="002F59F3" w:rsidRPr="002F59F3">
          <w:rPr>
            <w:rPrChange w:id="1514" w:author="耿正霖" w:date="2016-05-26T11:08:00Z">
              <w:rPr>
                <w:highlight w:val="yellow"/>
              </w:rPr>
            </w:rPrChange>
          </w:rPr>
          <w:t>Unity</w:t>
        </w:r>
        <w:r w:rsidR="002F59F3" w:rsidRPr="002F59F3">
          <w:rPr>
            <w:rFonts w:hint="eastAsia"/>
            <w:rPrChange w:id="1515" w:author="耿正霖" w:date="2016-05-26T11:08:00Z">
              <w:rPr>
                <w:rFonts w:hint="eastAsia"/>
                <w:highlight w:val="yellow"/>
              </w:rPr>
            </w:rPrChange>
          </w:rPr>
          <w:t>内置的</w:t>
        </w:r>
        <w:r w:rsidR="002F59F3" w:rsidRPr="002F59F3">
          <w:rPr>
            <w:rPrChange w:id="1516" w:author="耿正霖" w:date="2016-05-26T11:08:00Z">
              <w:rPr>
                <w:highlight w:val="yellow"/>
              </w:rPr>
            </w:rPrChange>
          </w:rPr>
          <w:t>Camera</w:t>
        </w:r>
        <w:r w:rsidR="002F59F3" w:rsidRPr="002F59F3">
          <w:rPr>
            <w:rFonts w:hint="eastAsia"/>
            <w:rPrChange w:id="1517" w:author="耿正霖" w:date="2016-05-26T11:08:00Z">
              <w:rPr>
                <w:rFonts w:hint="eastAsia"/>
                <w:highlight w:val="yellow"/>
              </w:rPr>
            </w:rPrChange>
          </w:rPr>
          <w:t>类型</w:t>
        </w:r>
      </w:ins>
      <w:ins w:id="1518" w:author="耿正霖" w:date="2016-05-26T11:08:00Z">
        <w:r w:rsidR="002F59F3" w:rsidRPr="002F59F3">
          <w:rPr>
            <w:rPrChange w:id="1519" w:author="耿正霖" w:date="2016-05-26T11:08:00Z">
              <w:rPr>
                <w:highlight w:val="yellow"/>
              </w:rPr>
            </w:rPrChange>
          </w:rPr>
          <w:t>)</w:t>
        </w:r>
      </w:ins>
      <w:del w:id="1520" w:author="耿正霖" w:date="2016-05-26T11:07:00Z">
        <w:r w:rsidRPr="002F59F3" w:rsidDel="002F59F3">
          <w:delText>a</w:delText>
        </w:r>
      </w:del>
      <w:ins w:id="1521" w:author="ZH" w:date="2016-05-25T23:41:00Z">
        <w:del w:id="1522" w:author="耿正霖" w:date="2016-05-26T11:07:00Z">
          <w:r w:rsidR="00EF37FB" w:rsidDel="002F59F3">
            <w:rPr>
              <w:rFonts w:hint="eastAsia"/>
            </w:rPr>
            <w:delText>对应</w:delText>
          </w:r>
          <w:r w:rsidR="00EF37FB" w:rsidDel="002F59F3">
            <w:delText>的数据类型？</w:delText>
          </w:r>
        </w:del>
      </w:ins>
      <w:r>
        <w:rPr>
          <w:rFonts w:hint="eastAsia"/>
        </w:rPr>
        <w:t>，设定视点坐标和视角方向。然后需要设定成像平面</w:t>
      </w:r>
      <w:proofErr w:type="spellStart"/>
      <w:r w:rsidRPr="002F59F3">
        <w:t>focalPlane</w:t>
      </w:r>
      <w:proofErr w:type="spellEnd"/>
      <w:ins w:id="1523" w:author="耿正霖" w:date="2016-05-26T11:08:00Z">
        <w:r w:rsidR="002F59F3" w:rsidRPr="002F59F3">
          <w:rPr>
            <w:rFonts w:hint="eastAsia"/>
            <w:rPrChange w:id="1524" w:author="耿正霖" w:date="2016-05-26T11:08:00Z">
              <w:rPr>
                <w:rFonts w:hint="eastAsia"/>
                <w:highlight w:val="yellow"/>
              </w:rPr>
            </w:rPrChange>
          </w:rPr>
          <w:t>（类型为</w:t>
        </w:r>
        <w:r w:rsidR="002F59F3" w:rsidRPr="002F59F3">
          <w:rPr>
            <w:rPrChange w:id="1525" w:author="耿正霖" w:date="2016-05-26T11:08:00Z">
              <w:rPr>
                <w:highlight w:val="yellow"/>
              </w:rPr>
            </w:rPrChange>
          </w:rPr>
          <w:t>Unity</w:t>
        </w:r>
        <w:r w:rsidR="002F59F3" w:rsidRPr="002F59F3">
          <w:rPr>
            <w:rFonts w:hint="eastAsia"/>
            <w:rPrChange w:id="1526" w:author="耿正霖" w:date="2016-05-26T11:08:00Z">
              <w:rPr>
                <w:rFonts w:hint="eastAsia"/>
                <w:highlight w:val="yellow"/>
              </w:rPr>
            </w:rPrChange>
          </w:rPr>
          <w:t>内置的</w:t>
        </w:r>
        <w:r w:rsidR="002F59F3" w:rsidRPr="002F59F3">
          <w:rPr>
            <w:rPrChange w:id="1527" w:author="耿正霖" w:date="2016-05-26T11:08:00Z">
              <w:rPr>
                <w:highlight w:val="yellow"/>
              </w:rPr>
            </w:rPrChange>
          </w:rPr>
          <w:t>Plane</w:t>
        </w:r>
        <w:r w:rsidR="002F59F3" w:rsidRPr="002F59F3">
          <w:rPr>
            <w:rFonts w:hint="eastAsia"/>
            <w:rPrChange w:id="1528" w:author="耿正霖" w:date="2016-05-26T11:08:00Z">
              <w:rPr>
                <w:rFonts w:hint="eastAsia"/>
                <w:highlight w:val="yellow"/>
              </w:rPr>
            </w:rPrChange>
          </w:rPr>
          <w:t>类型）</w:t>
        </w:r>
      </w:ins>
      <w:r>
        <w:rPr>
          <w:rFonts w:hint="eastAsia"/>
        </w:rPr>
        <w:t>，成像平面的中心就是</w:t>
      </w:r>
      <w:del w:id="1529" w:author="耿正霖" w:date="2016-05-26T10:14:00Z">
        <w:r w:rsidDel="00493C63">
          <w:rPr>
            <w:rFonts w:hint="eastAsia"/>
          </w:rPr>
          <w:delText>框线球</w:delText>
        </w:r>
      </w:del>
      <w:ins w:id="1530" w:author="耿正霖" w:date="2016-05-26T10:14:00Z">
        <w:r w:rsidR="00493C63">
          <w:rPr>
            <w:rFonts w:hint="eastAsia"/>
          </w:rPr>
          <w:t>线框球</w:t>
        </w:r>
      </w:ins>
      <w:r>
        <w:rPr>
          <w:rFonts w:hint="eastAsia"/>
        </w:rPr>
        <w:t>的圆心，成像平面的法向就是相机坐标到</w:t>
      </w:r>
      <w:del w:id="1531" w:author="耿正霖" w:date="2016-05-26T10:14:00Z">
        <w:r w:rsidDel="00493C63">
          <w:rPr>
            <w:rFonts w:hint="eastAsia"/>
          </w:rPr>
          <w:delText>框线球</w:delText>
        </w:r>
      </w:del>
      <w:ins w:id="1532" w:author="耿正霖" w:date="2016-05-26T10:14:00Z">
        <w:r w:rsidR="00493C63">
          <w:rPr>
            <w:rFonts w:hint="eastAsia"/>
          </w:rPr>
          <w:t>线框球</w:t>
        </w:r>
      </w:ins>
      <w:r>
        <w:rPr>
          <w:rFonts w:hint="eastAsia"/>
        </w:rPr>
        <w:t>坐标的方向。然后需要将场景中所有相机投影到成像平面，如果投影点超出相机观察范围要进行舍弃。然后需要将投影点的三维坐标转化为平面上的二维坐标，用二维的</w:t>
      </w:r>
      <w:r>
        <w:rPr>
          <w:rFonts w:hint="eastAsia"/>
        </w:rPr>
        <w:t>Delaunay</w:t>
      </w:r>
      <w:r>
        <w:rPr>
          <w:rFonts w:hint="eastAsia"/>
        </w:rPr>
        <w:t>三角化进行处理成网格，最后使用</w:t>
      </w:r>
      <w:r>
        <w:rPr>
          <w:rFonts w:hint="eastAsia"/>
        </w:rPr>
        <w:t>4.1</w:t>
      </w:r>
      <w:r>
        <w:rPr>
          <w:rFonts w:hint="eastAsia"/>
        </w:rPr>
        <w:t>节描述的着色器以及</w:t>
      </w:r>
      <w:r>
        <w:rPr>
          <w:rFonts w:hint="eastAsia"/>
        </w:rPr>
        <w:t>Unity</w:t>
      </w:r>
      <w:r>
        <w:rPr>
          <w:rFonts w:hint="eastAsia"/>
        </w:rPr>
        <w:t>的渲染引擎进行渲染。算法伪代码：</w:t>
      </w:r>
    </w:p>
    <w:p w:rsidR="008D74E5" w:rsidRPr="00AE2DAB" w:rsidRDefault="008D74E5" w:rsidP="008D74E5"/>
    <w:tbl>
      <w:tblPr>
        <w:tblStyle w:val="TableGrid"/>
        <w:tblW w:w="0" w:type="auto"/>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8381"/>
      </w:tblGrid>
      <w:tr w:rsidR="008D74E5" w:rsidTr="00A94047">
        <w:tc>
          <w:tcPr>
            <w:tcW w:w="8381" w:type="dxa"/>
          </w:tcPr>
          <w:p w:rsidR="008D74E5" w:rsidRDefault="008D74E5" w:rsidP="002C5B42">
            <w:pPr>
              <w:ind w:firstLine="0"/>
            </w:pPr>
            <w:r>
              <w:rPr>
                <w:rFonts w:hint="eastAsia"/>
              </w:rPr>
              <w:t>算法</w:t>
            </w:r>
            <w:r>
              <w:rPr>
                <w:rFonts w:hint="eastAsia"/>
              </w:rPr>
              <w:t>4.1</w:t>
            </w:r>
            <w:r>
              <w:t xml:space="preserve"> </w:t>
            </w:r>
            <w:r>
              <w:rPr>
                <w:rFonts w:hint="eastAsia"/>
              </w:rPr>
              <w:t>逐段线性算法</w:t>
            </w:r>
            <w:ins w:id="1533" w:author="ZH" w:date="2016-05-25T23:34:00Z">
              <w:del w:id="1534" w:author="耿正霖" w:date="2016-05-26T11:09:00Z">
                <w:r w:rsidR="00EA5F16" w:rsidDel="002C5B42">
                  <w:rPr>
                    <w:rFonts w:hint="eastAsia"/>
                  </w:rPr>
                  <w:delText>加必要</w:delText>
                </w:r>
                <w:r w:rsidR="00EA5F16" w:rsidDel="002C5B42">
                  <w:delText>的注释</w:delText>
                </w:r>
              </w:del>
            </w:ins>
          </w:p>
        </w:tc>
      </w:tr>
      <w:tr w:rsidR="008D74E5" w:rsidTr="00A94047">
        <w:tc>
          <w:tcPr>
            <w:tcW w:w="8381" w:type="dxa"/>
          </w:tcPr>
          <w:p w:rsidR="008D74E5" w:rsidRPr="00BD25EA" w:rsidRDefault="008D74E5" w:rsidP="00A94047">
            <w:pPr>
              <w:ind w:firstLine="0"/>
            </w:pPr>
            <m:oMathPara>
              <m:oMathParaPr>
                <m:jc m:val="left"/>
              </m:oMathParaPr>
              <m:oMath>
                <m:r>
                  <m:rPr>
                    <m:sty m:val="b"/>
                  </m:rPr>
                  <w:rPr>
                    <w:rFonts w:ascii="Cambria Math" w:hAnsi="Cambria Math" w:cs="Times New Roman"/>
                  </w:rPr>
                  <m:t xml:space="preserve">procedure </m:t>
                </m:r>
                <m:r>
                  <m:rPr>
                    <m:nor/>
                  </m:rPr>
                  <w:rPr>
                    <w:rFonts w:ascii="Cambria Math" w:hAnsi="Cambria Math" w:cs="Times New Roman"/>
                  </w:rPr>
                  <m:t>PiecewiseLinearRende</m:t>
                </m:r>
                <m:r>
                  <m:rPr>
                    <m:sty m:val="p"/>
                  </m:rPr>
                  <w:rPr>
                    <w:rFonts w:ascii="Cambria Math" w:hAnsi="Cambria Math" w:cs="Times New Roman"/>
                  </w:rPr>
                  <m:t>ring()</m:t>
                </m:r>
              </m:oMath>
            </m:oMathPara>
          </w:p>
          <w:p w:rsidR="008D74E5" w:rsidRPr="00BD25EA" w:rsidRDefault="008D74E5" w:rsidP="00A94047">
            <w:pPr>
              <w:ind w:leftChars="100" w:left="240" w:firstLine="0"/>
            </w:pPr>
            <m:oMathPara>
              <m:oMathParaPr>
                <m:jc m:val="left"/>
              </m:oMathParaPr>
              <m:oMath>
                <m:r>
                  <m:rPr>
                    <m:sty m:val="p"/>
                  </m:rPr>
                  <w:rPr>
                    <w:rFonts w:ascii="Cambria Math" w:hAnsi="Cambria Math" w:cs="Times New Roman"/>
                  </w:rPr>
                  <m:t>cameraPos2D←empty</m:t>
                </m:r>
              </m:oMath>
            </m:oMathPara>
          </w:p>
          <w:p w:rsidR="008D74E5" w:rsidRPr="00BD25EA" w:rsidRDefault="008D74E5" w:rsidP="00A94047">
            <w:pPr>
              <w:ind w:leftChars="100" w:left="240" w:firstLine="0"/>
            </w:pPr>
            <m:oMathPara>
              <m:oMathParaPr>
                <m:jc m:val="left"/>
              </m:oMathParaPr>
              <m:oMath>
                <m:r>
                  <m:rPr>
                    <m:sty m:val="p"/>
                  </m:rPr>
                  <w:rPr>
                    <w:rFonts w:ascii="Cambria Math" w:hAnsi="Cambria Math"/>
                  </w:rPr>
                  <m:t>cameraPos3D←empty</m:t>
                </m:r>
              </m:oMath>
            </m:oMathPara>
          </w:p>
          <w:p w:rsidR="008D74E5" w:rsidRPr="00BF0CBE" w:rsidRDefault="008D74E5" w:rsidP="00A94047">
            <w:pPr>
              <w:ind w:leftChars="100" w:left="240" w:firstLine="0"/>
            </w:pPr>
            <m:oMathPara>
              <m:oMathParaPr>
                <m:jc m:val="left"/>
              </m:oMathParaPr>
              <m:oMath>
                <m:r>
                  <m:rPr>
                    <m:sty m:val="p"/>
                  </m:rPr>
                  <w:rPr>
                    <w:rFonts w:ascii="Cambria Math" w:hAnsi="Cambria Math"/>
                  </w:rPr>
                  <m:t>focalPlane←Plane(</m:t>
                </m:r>
                <m:d>
                  <m:dPr>
                    <m:ctrlPr>
                      <w:rPr>
                        <w:rFonts w:ascii="Cambria Math" w:hAnsi="Cambria Math"/>
                      </w:rPr>
                    </m:ctrlPr>
                  </m:dPr>
                  <m:e>
                    <m:r>
                      <m:rPr>
                        <m:sty m:val="p"/>
                      </m:rPr>
                      <w:rPr>
                        <w:rFonts w:ascii="Cambria Math" w:hAnsi="Cambria Math"/>
                      </w:rPr>
                      <m:t>viewCamera.position-sphere.position</m:t>
                    </m:r>
                  </m:e>
                </m:d>
                <m:r>
                  <m:rPr>
                    <m:sty m:val="p"/>
                  </m:rPr>
                  <w:rPr>
                    <w:rFonts w:ascii="Cambria Math" w:hAnsi="Cambria Math"/>
                  </w:rPr>
                  <m:t>.normalized,sphere.position)</m:t>
                </m:r>
              </m:oMath>
            </m:oMathPara>
          </w:p>
          <w:p w:rsidR="008D74E5" w:rsidRPr="00BD25EA" w:rsidRDefault="008D74E5" w:rsidP="00A94047">
            <w:pPr>
              <w:ind w:leftChars="100" w:left="240" w:firstLine="0"/>
              <w:rPr>
                <w:b/>
              </w:rPr>
            </w:pPr>
            <m:oMathPara>
              <m:oMathParaPr>
                <m:jc m:val="left"/>
              </m:oMathParaPr>
              <m:oMath>
                <m:r>
                  <m:rPr>
                    <m:sty m:val="b"/>
                  </m:rPr>
                  <w:rPr>
                    <w:rFonts w:ascii="Cambria Math" w:hAnsi="Cambria Math"/>
                  </w:rPr>
                  <m:t xml:space="preserve">for </m:t>
                </m:r>
                <m:r>
                  <m:rPr>
                    <m:sty m:val="p"/>
                  </m:rPr>
                  <w:rPr>
                    <w:rFonts w:ascii="Cambria Math" w:hAnsi="Cambria Math"/>
                  </w:rPr>
                  <m:t xml:space="preserve">i←1,n </m:t>
                </m:r>
                <m:r>
                  <m:rPr>
                    <m:sty m:val="b"/>
                  </m:rPr>
                  <w:rPr>
                    <w:rFonts w:ascii="Cambria Math" w:hAnsi="Cambria Math"/>
                  </w:rPr>
                  <m:t>do</m:t>
                </m:r>
              </m:oMath>
            </m:oMathPara>
          </w:p>
          <w:p w:rsidR="008D74E5" w:rsidRPr="00BD25EA" w:rsidRDefault="008D74E5" w:rsidP="00A94047">
            <w:pPr>
              <w:ind w:leftChars="200" w:left="480" w:firstLine="0"/>
            </w:pPr>
            <m:oMathPara>
              <m:oMathParaPr>
                <m:jc m:val="left"/>
              </m:oMathParaPr>
              <m:oMath>
                <m:r>
                  <m:rPr>
                    <m:sty m:val="p"/>
                  </m:rPr>
                  <w:rPr>
                    <w:rFonts w:ascii="Cambria Math" w:hAnsi="Cambria Math"/>
                  </w:rPr>
                  <m:t>ray←Ray(viewCamera.position,cameraPos</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-viewCamera.position)</m:t>
                </m:r>
              </m:oMath>
            </m:oMathPara>
          </w:p>
          <w:p w:rsidR="008D74E5" w:rsidRPr="002C5B42" w:rsidRDefault="008D74E5" w:rsidP="00A94047">
            <w:pPr>
              <w:ind w:leftChars="200" w:left="480" w:firstLine="0"/>
              <w:rPr>
                <w:ins w:id="1535" w:author="耿正霖" w:date="2016-05-26T11:09:00Z"/>
              </w:rPr>
            </w:pPr>
            <m:oMathPara>
              <m:oMathParaPr>
                <m:jc m:val="left"/>
              </m:oMathParaPr>
              <m:oMath>
                <m:r>
                  <m:rPr>
                    <m:sty m:val="p"/>
                  </m:rPr>
                  <w:rPr>
                    <w:rFonts w:ascii="Cambria Math" w:hAnsi="Cambria Math"/>
                  </w:rPr>
                  <m:t>isParallel,intersect←RayPlaneIntersect</m:t>
                </m:r>
                <m:d>
                  <m:dPr>
                    <m:ctrlPr>
                      <w:rPr>
                        <w:rFonts w:ascii="Cambria Math" w:hAnsi="Cambria Math"/>
                      </w:rPr>
                    </m:ctrlPr>
                  </m:dPr>
                  <m:e>
                    <m:r>
                      <m:rPr>
                        <m:sty m:val="p"/>
                      </m:rPr>
                      <w:rPr>
                        <w:rFonts w:ascii="Cambria Math" w:hAnsi="Cambria Math"/>
                      </w:rPr>
                      <m:t>ray,focalPlane</m:t>
                    </m:r>
                  </m:e>
                </m:d>
              </m:oMath>
            </m:oMathPara>
          </w:p>
          <w:p w:rsidR="002C5B42" w:rsidRPr="00BD25EA" w:rsidRDefault="002C5B42" w:rsidP="00A94047">
            <w:pPr>
              <w:ind w:leftChars="200" w:left="480" w:firstLine="0"/>
            </w:pPr>
            <w:ins w:id="1536" w:author="耿正霖" w:date="2016-05-26T11:09:00Z">
              <w:r>
                <w:rPr>
                  <w:rFonts w:hint="eastAsia"/>
                </w:rPr>
                <w:t>//</w:t>
              </w:r>
              <w:r>
                <w:t xml:space="preserve"> </w:t>
              </w:r>
            </w:ins>
            <w:ins w:id="1537" w:author="耿正霖" w:date="2016-05-26T11:10:00Z">
              <w:r>
                <w:rPr>
                  <w:rFonts w:hint="eastAsia"/>
                </w:rPr>
                <w:t>与成像平面没有交点则跳过</w:t>
              </w:r>
            </w:ins>
          </w:p>
          <w:p w:rsidR="008D74E5" w:rsidRPr="00BD25EA" w:rsidRDefault="008D74E5" w:rsidP="00A94047">
            <w:pPr>
              <w:ind w:leftChars="200" w:left="480" w:firstLine="0"/>
              <w:rPr>
                <w:b/>
              </w:rPr>
            </w:pPr>
            <m:oMathPara>
              <m:oMathParaPr>
                <m:jc m:val="left"/>
              </m:oMathParaPr>
              <m:oMath>
                <m:r>
                  <m:rPr>
                    <m:sty m:val="b"/>
                  </m:rPr>
                  <w:rPr>
                    <w:rFonts w:ascii="Cambria Math" w:hAnsi="Cambria Math"/>
                  </w:rPr>
                  <m:t>if</m:t>
                </m:r>
                <m:r>
                  <m:rPr>
                    <m:sty m:val="p"/>
                  </m:rPr>
                  <w:rPr>
                    <w:rFonts w:ascii="Cambria Math" w:hAnsi="Cambria Math"/>
                  </w:rPr>
                  <m:t xml:space="preserve"> isParallel </m:t>
                </m:r>
                <m:r>
                  <m:rPr>
                    <m:sty m:val="b"/>
                  </m:rPr>
                  <w:rPr>
                    <w:rFonts w:ascii="Cambria Math" w:hAnsi="Cambria Math"/>
                  </w:rPr>
                  <m:t>then</m:t>
                </m:r>
              </m:oMath>
            </m:oMathPara>
          </w:p>
          <w:p w:rsidR="008D74E5" w:rsidRPr="00BD25EA" w:rsidRDefault="008D74E5" w:rsidP="00A94047">
            <w:pPr>
              <w:ind w:leftChars="300" w:left="720" w:firstLine="0"/>
              <w:rPr>
                <w:b/>
              </w:rPr>
            </w:pPr>
            <m:oMathPara>
              <m:oMathParaPr>
                <m:jc m:val="left"/>
              </m:oMathParaPr>
              <m:oMath>
                <m:r>
                  <m:rPr>
                    <m:sty m:val="b"/>
                  </m:rPr>
                  <w:rPr>
                    <w:rFonts w:ascii="Cambria Math" w:hAnsi="Cambria Math"/>
                  </w:rPr>
                  <m:t>continue</m:t>
                </m:r>
              </m:oMath>
            </m:oMathPara>
          </w:p>
          <w:p w:rsidR="008D74E5" w:rsidRPr="00BD25EA" w:rsidRDefault="008D74E5" w:rsidP="00A94047">
            <w:pPr>
              <w:ind w:leftChars="200" w:left="480" w:firstLine="0"/>
              <w:rPr>
                <w:b/>
              </w:rPr>
            </w:pPr>
            <m:oMathPara>
              <m:oMathParaPr>
                <m:jc m:val="left"/>
              </m:oMathParaPr>
              <m:oMath>
                <m:r>
                  <m:rPr>
                    <m:sty m:val="b"/>
                  </m:rPr>
                  <w:rPr>
                    <w:rFonts w:ascii="Cambria Math" w:hAnsi="Cambria Math"/>
                  </w:rPr>
                  <m:t>end if</m:t>
                </m:r>
              </m:oMath>
            </m:oMathPara>
          </w:p>
          <w:p w:rsidR="008D74E5" w:rsidRPr="002C5B42" w:rsidRDefault="008D74E5" w:rsidP="00A94047">
            <w:pPr>
              <w:ind w:leftChars="200" w:left="480" w:firstLine="0"/>
              <w:rPr>
                <w:ins w:id="1538" w:author="耿正霖" w:date="2016-05-26T11:10:00Z"/>
              </w:rPr>
            </w:pPr>
            <m:oMathPara>
              <m:oMathParaPr>
                <m:jc m:val="left"/>
              </m:oMathParaPr>
              <m:oMath>
                <m:r>
                  <m:rPr>
                    <m:sty m:val="p"/>
                  </m:rPr>
                  <w:rPr>
                    <w:rFonts w:ascii="Cambria Math" w:hAnsi="Cambria Math"/>
                  </w:rPr>
                  <m:t>planePoint←GetPlanePoint(focalPlane,intersect)</m:t>
                </m:r>
              </m:oMath>
            </m:oMathPara>
          </w:p>
          <w:p w:rsidR="002C5B42" w:rsidRPr="00BD25EA" w:rsidRDefault="002C5B42" w:rsidP="00A94047">
            <w:pPr>
              <w:ind w:leftChars="200" w:left="480" w:firstLine="0"/>
              <w:rPr>
                <w:b/>
              </w:rPr>
            </w:pPr>
            <w:ins w:id="1539" w:author="耿正霖" w:date="2016-05-26T11:10:00Z">
              <w:r>
                <w:rPr>
                  <w:rFonts w:hint="eastAsia"/>
                </w:rPr>
                <w:t>//</w:t>
              </w:r>
              <w:r>
                <w:t xml:space="preserve"> </w:t>
              </w:r>
              <w:r>
                <w:rPr>
                  <w:rFonts w:hint="eastAsia"/>
                </w:rPr>
                <w:t>投影点在相机成像范围之外则跳过</w:t>
              </w:r>
            </w:ins>
          </w:p>
          <w:p w:rsidR="008D74E5" w:rsidRPr="00BD25EA" w:rsidRDefault="008D74E5" w:rsidP="00A94047">
            <w:pPr>
              <w:ind w:leftChars="200" w:left="480" w:firstLine="0"/>
              <w:rPr>
                <w:b/>
              </w:rPr>
            </w:pPr>
            <m:oMathPara>
              <m:oMathParaPr>
                <m:jc m:val="left"/>
              </m:oMathParaPr>
              <m:oMath>
                <m:r>
                  <m:rPr>
                    <m:sty m:val="b"/>
                  </m:rPr>
                  <w:rPr>
                    <w:rFonts w:ascii="Cambria Math" w:hAnsi="Cambria Math"/>
                  </w:rPr>
                  <m:t>if</m:t>
                </m:r>
                <m:r>
                  <m:rPr>
                    <m:sty m:val="p"/>
                  </m:rPr>
                  <w:rPr>
                    <w:rFonts w:ascii="Cambria Math" w:hAnsi="Cambria Math"/>
                  </w:rPr>
                  <m:t xml:space="preserve"> IsOutOfView</m:t>
                </m:r>
                <m:d>
                  <m:dPr>
                    <m:ctrlPr>
                      <w:rPr>
                        <w:rFonts w:ascii="Cambria Math" w:hAnsi="Cambria Math"/>
                      </w:rPr>
                    </m:ctrlPr>
                  </m:dPr>
                  <m:e>
                    <m:r>
                      <m:rPr>
                        <m:sty m:val="p"/>
                      </m:rPr>
                      <w:rPr>
                        <w:rFonts w:ascii="Cambria Math" w:hAnsi="Cambria Math"/>
                      </w:rPr>
                      <m:t>viewCamera,focalPlane,planePoint</m:t>
                    </m:r>
                  </m:e>
                </m:d>
                <m:r>
                  <m:rPr>
                    <m:sty m:val="b"/>
                  </m:rPr>
                  <w:rPr>
                    <w:rFonts w:ascii="Cambria Math" w:hAnsi="Cambria Math"/>
                  </w:rPr>
                  <m:t xml:space="preserve"> then</m:t>
                </m:r>
              </m:oMath>
            </m:oMathPara>
          </w:p>
          <w:p w:rsidR="008D74E5" w:rsidRPr="00BD25EA" w:rsidRDefault="008D74E5" w:rsidP="00A94047">
            <w:pPr>
              <w:ind w:leftChars="300" w:left="720" w:firstLine="0"/>
              <w:rPr>
                <w:b/>
              </w:rPr>
            </w:pPr>
            <m:oMathPara>
              <m:oMathParaPr>
                <m:jc m:val="left"/>
              </m:oMathParaPr>
              <m:oMath>
                <m:r>
                  <m:rPr>
                    <m:sty m:val="b"/>
                  </m:rPr>
                  <w:rPr>
                    <w:rFonts w:ascii="Cambria Math" w:hAnsi="Cambria Math"/>
                  </w:rPr>
                  <m:t>continue</m:t>
                </m:r>
              </m:oMath>
            </m:oMathPara>
          </w:p>
          <w:p w:rsidR="008D74E5" w:rsidRPr="00BD25EA" w:rsidRDefault="008D74E5" w:rsidP="00A94047">
            <w:pPr>
              <w:ind w:leftChars="200" w:left="480" w:firstLine="0"/>
              <w:rPr>
                <w:b/>
              </w:rPr>
            </w:pPr>
            <m:oMathPara>
              <m:oMathParaPr>
                <m:jc m:val="left"/>
              </m:oMathParaPr>
              <m:oMath>
                <m:r>
                  <m:rPr>
                    <m:sty m:val="b"/>
                  </m:rPr>
                  <w:rPr>
                    <w:rFonts w:ascii="Cambria Math" w:hAnsi="Cambria Math"/>
                  </w:rPr>
                  <m:t>end if</m:t>
                </m:r>
              </m:oMath>
            </m:oMathPara>
          </w:p>
          <w:p w:rsidR="008D74E5" w:rsidRPr="007A3708" w:rsidRDefault="008D74E5" w:rsidP="00A94047">
            <w:pPr>
              <w:ind w:leftChars="200" w:left="480" w:firstLine="0"/>
            </w:pPr>
            <m:oMathPara>
              <m:oMathParaPr>
                <m:jc m:val="left"/>
              </m:oMathParaPr>
              <m:oMath>
                <m:r>
                  <m:rPr>
                    <m:sty m:val="p"/>
                  </m:rPr>
                  <w:rPr>
                    <w:rFonts w:ascii="Cambria Math" w:hAnsi="Cambria Math"/>
                  </w:rPr>
                  <m:t>cameraPos2D.Add</m:t>
                </m:r>
                <m:d>
                  <m:dPr>
                    <m:ctrlPr>
                      <w:rPr>
                        <w:rFonts w:ascii="Cambria Math" w:hAnsi="Cambria Math"/>
                      </w:rPr>
                    </m:ctrlPr>
                  </m:dPr>
                  <m:e>
                    <m:r>
                      <m:rPr>
                        <m:sty m:val="p"/>
                      </m:rPr>
                      <w:rPr>
                        <w:rFonts w:ascii="Cambria Math" w:hAnsi="Cambria Math"/>
                      </w:rPr>
                      <m:t>planePoint</m:t>
                    </m:r>
                  </m:e>
                </m:d>
              </m:oMath>
            </m:oMathPara>
          </w:p>
          <w:p w:rsidR="008D74E5" w:rsidRPr="007A3708" w:rsidRDefault="008D74E5" w:rsidP="00A94047">
            <w:pPr>
              <w:ind w:leftChars="200" w:left="480" w:firstLine="0"/>
              <w:rPr>
                <w:b/>
              </w:rPr>
            </w:pPr>
            <m:oMathPara>
              <m:oMathParaPr>
                <m:jc m:val="left"/>
              </m:oMathParaPr>
              <m:oMath>
                <m:r>
                  <m:rPr>
                    <m:sty m:val="p"/>
                  </m:rPr>
                  <w:rPr>
                    <w:rFonts w:ascii="Cambria Math" w:hAnsi="Cambria Math"/>
                  </w:rPr>
                  <m:t>cameraPos3D.Add(intersect)</m:t>
                </m:r>
              </m:oMath>
            </m:oMathPara>
          </w:p>
          <w:p w:rsidR="008D74E5" w:rsidRPr="007A3708" w:rsidRDefault="008D74E5" w:rsidP="00A94047">
            <w:pPr>
              <w:ind w:leftChars="100" w:left="240" w:firstLine="0"/>
              <w:rPr>
                <w:b/>
              </w:rPr>
            </w:pPr>
            <m:oMathPara>
              <m:oMathParaPr>
                <m:jc m:val="left"/>
              </m:oMathParaPr>
              <m:oMath>
                <m:r>
                  <m:rPr>
                    <m:sty m:val="b"/>
                  </m:rPr>
                  <w:rPr>
                    <w:rFonts w:ascii="Cambria Math" w:hAnsi="Cambria Math"/>
                  </w:rPr>
                  <w:lastRenderedPageBreak/>
                  <m:t>end for</m:t>
                </m:r>
              </m:oMath>
            </m:oMathPara>
          </w:p>
          <w:p w:rsidR="008D74E5" w:rsidRPr="007A3708" w:rsidRDefault="008D74E5" w:rsidP="00A94047">
            <w:pPr>
              <w:ind w:leftChars="100" w:left="240" w:firstLine="0"/>
            </w:pPr>
            <m:oMathPara>
              <m:oMathParaPr>
                <m:jc m:val="left"/>
              </m:oMathParaPr>
              <m:oMath>
                <m:r>
                  <m:rPr>
                    <m:sty m:val="p"/>
                  </m:rPr>
                  <w:rPr>
                    <w:rFonts w:ascii="Cambria Math" w:hAnsi="Cambria Math"/>
                  </w:rPr>
                  <m:t>triIndices=DelaunayTriangulate</m:t>
                </m:r>
                <m:d>
                  <m:dPr>
                    <m:ctrlPr>
                      <w:rPr>
                        <w:rFonts w:ascii="Cambria Math" w:hAnsi="Cambria Math"/>
                      </w:rPr>
                    </m:ctrlPr>
                  </m:dPr>
                  <m:e>
                    <m:r>
                      <m:rPr>
                        <m:sty m:val="p"/>
                      </m:rPr>
                      <w:rPr>
                        <w:rFonts w:ascii="Cambria Math" w:hAnsi="Cambria Math"/>
                      </w:rPr>
                      <m:t>cameraPos2D</m:t>
                    </m:r>
                  </m:e>
                </m:d>
              </m:oMath>
            </m:oMathPara>
          </w:p>
          <w:p w:rsidR="008D74E5" w:rsidRPr="007A3708" w:rsidRDefault="008D74E5" w:rsidP="00A94047">
            <w:pPr>
              <w:ind w:leftChars="100" w:left="240" w:firstLine="0"/>
            </w:pPr>
            <m:oMathPara>
              <m:oMathParaPr>
                <m:jc m:val="left"/>
              </m:oMathParaPr>
              <m:oMath>
                <m:r>
                  <m:rPr>
                    <m:sty m:val="p"/>
                  </m:rPr>
                  <w:rPr>
                    <w:rFonts w:ascii="Cambria Math" w:hAnsi="Cambria Math"/>
                  </w:rPr>
                  <m:t>mesh=Mesh</m:t>
                </m:r>
                <m:d>
                  <m:dPr>
                    <m:ctrlPr>
                      <w:rPr>
                        <w:rFonts w:ascii="Cambria Math" w:hAnsi="Cambria Math"/>
                      </w:rPr>
                    </m:ctrlPr>
                  </m:dPr>
                  <m:e>
                    <m:r>
                      <m:rPr>
                        <m:sty m:val="p"/>
                      </m:rPr>
                      <w:rPr>
                        <w:rFonts w:ascii="Cambria Math" w:hAnsi="Cambria Math"/>
                      </w:rPr>
                      <m:t>cameraPos3D,triIndices</m:t>
                    </m:r>
                  </m:e>
                </m:d>
              </m:oMath>
            </m:oMathPara>
          </w:p>
          <w:p w:rsidR="008D74E5" w:rsidRPr="007A3708" w:rsidRDefault="008D74E5" w:rsidP="00A94047">
            <w:pPr>
              <w:ind w:leftChars="100" w:left="240" w:firstLine="0"/>
              <w:rPr>
                <w:b/>
              </w:rPr>
            </w:pPr>
            <m:oMathPara>
              <m:oMathParaPr>
                <m:jc m:val="left"/>
              </m:oMathParaPr>
              <m:oMath>
                <m:r>
                  <m:rPr>
                    <m:sty m:val="p"/>
                  </m:rPr>
                  <w:rPr>
                    <w:rFonts w:ascii="Cambria Math" w:hAnsi="Cambria Math"/>
                  </w:rPr>
                  <m:t>Render(shader,mesh)</m:t>
                </m:r>
              </m:oMath>
            </m:oMathPara>
          </w:p>
          <w:p w:rsidR="008D74E5" w:rsidRPr="00046B6B" w:rsidRDefault="008D74E5" w:rsidP="00A94047">
            <w:pPr>
              <w:ind w:leftChars="100" w:left="240" w:firstLine="0"/>
            </w:pPr>
            <m:oMathPara>
              <m:oMathParaPr>
                <m:jc m:val="left"/>
              </m:oMathParaPr>
              <m:oMath>
                <m:r>
                  <m:rPr>
                    <m:sty m:val="b"/>
                  </m:rPr>
                  <w:rPr>
                    <w:rFonts w:ascii="Cambria Math" w:hAnsi="Cambria Math"/>
                  </w:rPr>
                  <m:t>return</m:t>
                </m:r>
              </m:oMath>
            </m:oMathPara>
          </w:p>
          <w:p w:rsidR="008D74E5" w:rsidRPr="00046B6B" w:rsidRDefault="008D74E5" w:rsidP="00A94047">
            <w:pPr>
              <w:ind w:firstLine="0"/>
              <w:rPr>
                <w:b/>
              </w:rPr>
            </w:pPr>
            <m:oMathPara>
              <m:oMathParaPr>
                <m:jc m:val="left"/>
              </m:oMathParaPr>
              <m:oMath>
                <m:r>
                  <m:rPr>
                    <m:sty m:val="b"/>
                  </m:rPr>
                  <w:rPr>
                    <w:rFonts w:ascii="Cambria Math" w:hAnsi="Cambria Math"/>
                  </w:rPr>
                  <m:t>end procedure</m:t>
                </m:r>
              </m:oMath>
            </m:oMathPara>
          </w:p>
        </w:tc>
      </w:tr>
    </w:tbl>
    <w:p w:rsidR="00773E08" w:rsidRDefault="005251FD" w:rsidP="008D74E5">
      <w:pPr>
        <w:ind w:firstLine="420"/>
      </w:pPr>
      <w:r>
        <w:rPr>
          <w:noProof/>
        </w:rPr>
        <w:lastRenderedPageBreak/>
        <mc:AlternateContent>
          <mc:Choice Requires="wps">
            <w:drawing>
              <wp:anchor distT="0" distB="0" distL="114300" distR="114300" simplePos="0" relativeHeight="251698176" behindDoc="0" locked="0" layoutInCell="1" allowOverlap="1" wp14:anchorId="0BE9E2E3" wp14:editId="26B1D7B6">
                <wp:simplePos x="0" y="0"/>
                <wp:positionH relativeFrom="margin">
                  <wp:align>left</wp:align>
                </wp:positionH>
                <wp:positionV relativeFrom="paragraph">
                  <wp:posOffset>2390140</wp:posOffset>
                </wp:positionV>
                <wp:extent cx="5328285" cy="635"/>
                <wp:effectExtent l="0" t="0" r="5715" b="6350"/>
                <wp:wrapTopAndBottom/>
                <wp:docPr id="5" name="Text Box 5"/>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rsidR="0046526A" w:rsidRDefault="0046526A" w:rsidP="008D74E5">
                            <w:pPr>
                              <w:pStyle w:val="Caption"/>
                              <w:jc w:val="center"/>
                            </w:pPr>
                            <w:bookmarkStart w:id="1540" w:name="_Ref452072954"/>
                            <w:bookmarkStart w:id="1541" w:name="_Ref451190255"/>
                            <w:bookmarkStart w:id="1542" w:name="_Toc451195201"/>
                            <w:bookmarkStart w:id="1543" w:name="_Toc452065178"/>
                            <w:r>
                              <w:t>图</w:t>
                            </w:r>
                            <w:r>
                              <w:t xml:space="preserve"> </w:t>
                            </w:r>
                            <w:ins w:id="1544" w:author="耿正霖" w:date="2016-05-26T22:27:00Z">
                              <w:r>
                                <w:fldChar w:fldCharType="begin"/>
                              </w:r>
                              <w:r>
                                <w:instrText xml:space="preserve"> STYLEREF 1 \s </w:instrText>
                              </w:r>
                            </w:ins>
                            <w:r>
                              <w:fldChar w:fldCharType="separate"/>
                            </w:r>
                            <w:r>
                              <w:rPr>
                                <w:noProof/>
                              </w:rPr>
                              <w:t>4</w:t>
                            </w:r>
                            <w:ins w:id="1545"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546" w:author="耿正霖" w:date="2016-05-26T22:27:00Z">
                              <w:r>
                                <w:rPr>
                                  <w:noProof/>
                                </w:rPr>
                                <w:t>2</w:t>
                              </w:r>
                              <w:r>
                                <w:fldChar w:fldCharType="end"/>
                              </w:r>
                            </w:ins>
                            <w:bookmarkEnd w:id="1540"/>
                            <w:del w:id="1547" w:author="耿正霖" w:date="2016-05-26T15:23:00Z">
                              <w:r w:rsidDel="00010A49">
                                <w:fldChar w:fldCharType="begin"/>
                              </w:r>
                              <w:r w:rsidDel="00010A49">
                                <w:delInstrText xml:space="preserve"> STYLEREF 1 \s </w:delInstrText>
                              </w:r>
                              <w:r w:rsidDel="00010A49">
                                <w:fldChar w:fldCharType="separate"/>
                              </w:r>
                              <w:r w:rsidDel="00010A49">
                                <w:rPr>
                                  <w:noProof/>
                                </w:rPr>
                                <w:delText>4</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1</w:delText>
                              </w:r>
                              <w:r w:rsidDel="00010A49">
                                <w:fldChar w:fldCharType="end"/>
                              </w:r>
                            </w:del>
                            <w:bookmarkEnd w:id="1541"/>
                            <w:r>
                              <w:rPr>
                                <w:rFonts w:hint="eastAsia"/>
                              </w:rPr>
                              <w:t>逐段</w:t>
                            </w:r>
                            <w:r>
                              <w:t>线性的渲染方法</w:t>
                            </w:r>
                            <w:bookmarkEnd w:id="1542"/>
                            <w:bookmarkEnd w:id="1543"/>
                            <w:ins w:id="1548" w:author="ZH" w:date="2016-05-25T23:44:00Z">
                              <w:del w:id="1549" w:author="耿正霖" w:date="2016-05-26T11:09:00Z">
                                <w:r w:rsidDel="002C5B42">
                                  <w:rPr>
                                    <w:rFonts w:hint="eastAsia"/>
                                  </w:rPr>
                                  <w:delText>图</w:delText>
                                </w:r>
                              </w:del>
                            </w:ins>
                            <w:ins w:id="1550" w:author="ZH" w:date="2016-05-25T23:29:00Z">
                              <w:del w:id="1551" w:author="耿正霖" w:date="2016-05-26T11:09:00Z">
                                <w:r w:rsidDel="002C5B42">
                                  <w:rPr>
                                    <w:rFonts w:hint="eastAsia"/>
                                  </w:rPr>
                                  <w:delText>往前放</w:delText>
                                </w:r>
                              </w:del>
                            </w:ins>
                          </w:p>
                          <w:p w:rsidR="0046526A" w:rsidRPr="00131974" w:rsidRDefault="0046526A" w:rsidP="008D74E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9E2E3" id="Text Box 5" o:spid="_x0000_s1038" type="#_x0000_t202" style="position:absolute;left:0;text-align:left;margin-left:0;margin-top:188.2pt;width:419.55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" stroked="f">
                <v:textbox style="mso-fit-shape-to-text:t" inset="0,0,0,0">
                  <w:txbxContent>
                    <w:p w:rsidR="0046526A" w:rsidRDefault="0046526A" w:rsidP="008D74E5">
                      <w:pPr>
                        <w:pStyle w:val="Caption"/>
                        <w:jc w:val="center"/>
                      </w:pPr>
                      <w:bookmarkStart w:id="1552" w:name="_Ref452072954"/>
                      <w:bookmarkStart w:id="1553" w:name="_Ref451190255"/>
                      <w:bookmarkStart w:id="1554" w:name="_Toc451195201"/>
                      <w:bookmarkStart w:id="1555" w:name="_Toc452065178"/>
                      <w:r>
                        <w:t>图</w:t>
                      </w:r>
                      <w:r>
                        <w:t xml:space="preserve"> </w:t>
                      </w:r>
                      <w:ins w:id="1556" w:author="耿正霖" w:date="2016-05-26T22:27:00Z">
                        <w:r>
                          <w:fldChar w:fldCharType="begin"/>
                        </w:r>
                        <w:r>
                          <w:instrText xml:space="preserve"> STYLEREF 1 \s </w:instrText>
                        </w:r>
                      </w:ins>
                      <w:r>
                        <w:fldChar w:fldCharType="separate"/>
                      </w:r>
                      <w:r>
                        <w:rPr>
                          <w:noProof/>
                        </w:rPr>
                        <w:t>4</w:t>
                      </w:r>
                      <w:ins w:id="1557"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558" w:author="耿正霖" w:date="2016-05-26T22:27:00Z">
                        <w:r>
                          <w:rPr>
                            <w:noProof/>
                          </w:rPr>
                          <w:t>2</w:t>
                        </w:r>
                        <w:r>
                          <w:fldChar w:fldCharType="end"/>
                        </w:r>
                      </w:ins>
                      <w:bookmarkEnd w:id="1552"/>
                      <w:del w:id="1559" w:author="耿正霖" w:date="2016-05-26T15:23:00Z">
                        <w:r w:rsidDel="00010A49">
                          <w:fldChar w:fldCharType="begin"/>
                        </w:r>
                        <w:r w:rsidDel="00010A49">
                          <w:delInstrText xml:space="preserve"> STYLEREF 1 \s </w:delInstrText>
                        </w:r>
                        <w:r w:rsidDel="00010A49">
                          <w:fldChar w:fldCharType="separate"/>
                        </w:r>
                        <w:r w:rsidDel="00010A49">
                          <w:rPr>
                            <w:noProof/>
                          </w:rPr>
                          <w:delText>4</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1</w:delText>
                        </w:r>
                        <w:r w:rsidDel="00010A49">
                          <w:fldChar w:fldCharType="end"/>
                        </w:r>
                      </w:del>
                      <w:bookmarkEnd w:id="1553"/>
                      <w:r>
                        <w:rPr>
                          <w:rFonts w:hint="eastAsia"/>
                        </w:rPr>
                        <w:t>逐段</w:t>
                      </w:r>
                      <w:r>
                        <w:t>线性的渲染方法</w:t>
                      </w:r>
                      <w:bookmarkEnd w:id="1554"/>
                      <w:bookmarkEnd w:id="1555"/>
                      <w:ins w:id="1560" w:author="ZH" w:date="2016-05-25T23:44:00Z">
                        <w:del w:id="1561" w:author="耿正霖" w:date="2016-05-26T11:09:00Z">
                          <w:r w:rsidDel="002C5B42">
                            <w:rPr>
                              <w:rFonts w:hint="eastAsia"/>
                            </w:rPr>
                            <w:delText>图</w:delText>
                          </w:r>
                        </w:del>
                      </w:ins>
                      <w:ins w:id="1562" w:author="ZH" w:date="2016-05-25T23:29:00Z">
                        <w:del w:id="1563" w:author="耿正霖" w:date="2016-05-26T11:09:00Z">
                          <w:r w:rsidDel="002C5B42">
                            <w:rPr>
                              <w:rFonts w:hint="eastAsia"/>
                            </w:rPr>
                            <w:delText>往前放</w:delText>
                          </w:r>
                        </w:del>
                      </w:ins>
                    </w:p>
                    <w:p w:rsidR="0046526A" w:rsidRPr="00131974" w:rsidRDefault="0046526A" w:rsidP="008D74E5"/>
                  </w:txbxContent>
                </v:textbox>
                <w10:wrap type="topAndBottom" anchorx="margin"/>
              </v:shape>
            </w:pict>
          </mc:Fallback>
        </mc:AlternateContent>
      </w:r>
      <w:r w:rsidR="003A0A37">
        <w:rPr>
          <w:noProof/>
        </w:rPr>
        <w:drawing>
          <wp:anchor distT="0" distB="0" distL="114300" distR="114300" simplePos="0" relativeHeight="251696128" behindDoc="0" locked="0" layoutInCell="1" allowOverlap="1" wp14:anchorId="0FAD3245" wp14:editId="026E29AE">
            <wp:simplePos x="0" y="0"/>
            <wp:positionH relativeFrom="margin">
              <wp:align>left</wp:align>
            </wp:positionH>
            <wp:positionV relativeFrom="paragraph">
              <wp:posOffset>133350</wp:posOffset>
            </wp:positionV>
            <wp:extent cx="5328285" cy="2298065"/>
            <wp:effectExtent l="0" t="0" r="5715"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28285" cy="2298065"/>
                    </a:xfrm>
                    <a:prstGeom prst="rect">
                      <a:avLst/>
                    </a:prstGeom>
                  </pic:spPr>
                </pic:pic>
              </a:graphicData>
            </a:graphic>
          </wp:anchor>
        </w:drawing>
      </w:r>
      <w:r w:rsidR="00717C09">
        <w:rPr>
          <w:rFonts w:hint="eastAsia"/>
        </w:rPr>
        <w:t>最终实现的渲染效果如</w:t>
      </w:r>
      <w:ins w:id="1564" w:author="耿正霖" w:date="2016-05-27T00:41:00Z">
        <w:r w:rsidR="00303EED">
          <w:fldChar w:fldCharType="begin"/>
        </w:r>
        <w:r w:rsidR="00303EED">
          <w:instrText xml:space="preserve"> </w:instrText>
        </w:r>
        <w:r w:rsidR="00303EED">
          <w:rPr>
            <w:rFonts w:hint="eastAsia"/>
          </w:rPr>
          <w:instrText>REF _Ref452072954 \h</w:instrText>
        </w:r>
        <w:r w:rsidR="00303EED">
          <w:instrText xml:space="preserve"> </w:instrText>
        </w:r>
      </w:ins>
      <w:r w:rsidR="00303EED">
        <w:fldChar w:fldCharType="separate"/>
      </w:r>
      <w:ins w:id="1565" w:author="耿正霖" w:date="2016-05-27T00:41:00Z">
        <w:r w:rsidR="00303EED">
          <w:t>图</w:t>
        </w:r>
        <w:r w:rsidR="00303EED">
          <w:t xml:space="preserve"> </w:t>
        </w:r>
        <w:r w:rsidR="00303EED">
          <w:rPr>
            <w:noProof/>
          </w:rPr>
          <w:t>4</w:t>
        </w:r>
        <w:r w:rsidR="00303EED">
          <w:t>.</w:t>
        </w:r>
        <w:r w:rsidR="00303EED">
          <w:rPr>
            <w:noProof/>
          </w:rPr>
          <w:t>2</w:t>
        </w:r>
        <w:r w:rsidR="00303EED">
          <w:fldChar w:fldCharType="end"/>
        </w:r>
        <w:r w:rsidR="00303EED" w:rsidDel="00303EED">
          <w:t xml:space="preserve"> </w:t>
        </w:r>
      </w:ins>
      <w:del w:id="1566" w:author="耿正霖" w:date="2016-05-27T00:41:00Z">
        <w:r w:rsidR="00717C09" w:rsidDel="00303EED">
          <w:fldChar w:fldCharType="begin"/>
        </w:r>
        <w:r w:rsidR="00717C09" w:rsidDel="00303EED">
          <w:delInstrText xml:space="preserve"> </w:delInstrText>
        </w:r>
        <w:r w:rsidR="00717C09" w:rsidDel="00303EED">
          <w:rPr>
            <w:rFonts w:hint="eastAsia"/>
          </w:rPr>
          <w:delInstrText>REF _Ref451190255 \h</w:delInstrText>
        </w:r>
        <w:r w:rsidR="00717C09" w:rsidDel="00303EED">
          <w:delInstrText xml:space="preserve"> </w:delInstrText>
        </w:r>
        <w:r w:rsidR="00717C09" w:rsidDel="00303EED">
          <w:fldChar w:fldCharType="separate"/>
        </w:r>
        <w:r w:rsidR="00717C09" w:rsidDel="00303EED">
          <w:delText>图</w:delText>
        </w:r>
        <w:r w:rsidR="00717C09" w:rsidDel="00303EED">
          <w:delText xml:space="preserve"> </w:delText>
        </w:r>
        <w:r w:rsidR="00717C09" w:rsidDel="00303EED">
          <w:rPr>
            <w:noProof/>
          </w:rPr>
          <w:delText>4</w:delText>
        </w:r>
        <w:r w:rsidR="00717C09" w:rsidDel="00303EED">
          <w:delText>.</w:delText>
        </w:r>
        <w:r w:rsidR="00717C09" w:rsidDel="00303EED">
          <w:rPr>
            <w:noProof/>
          </w:rPr>
          <w:delText>1</w:delText>
        </w:r>
        <w:r w:rsidR="00717C09" w:rsidDel="00303EED">
          <w:fldChar w:fldCharType="end"/>
        </w:r>
      </w:del>
      <w:r w:rsidR="00717C09">
        <w:t>(b)</w:t>
      </w:r>
      <w:r w:rsidR="00717C09">
        <w:rPr>
          <w:rFonts w:hint="eastAsia"/>
        </w:rPr>
        <w:t>。图中场景使用了</w:t>
      </w:r>
      <w:r w:rsidR="00717C09">
        <w:rPr>
          <w:rFonts w:hint="eastAsia"/>
        </w:rPr>
        <w:t>34</w:t>
      </w:r>
      <w:r w:rsidR="00717C09">
        <w:rPr>
          <w:rFonts w:hint="eastAsia"/>
        </w:rPr>
        <w:t>张图片，该帧渲染时间为</w:t>
      </w:r>
      <w:r w:rsidR="00717C09">
        <w:rPr>
          <w:rFonts w:hint="eastAsia"/>
        </w:rPr>
        <w:t>14.8</w:t>
      </w:r>
      <w:r w:rsidR="00717C09">
        <w:t>ms</w:t>
      </w:r>
      <w:r w:rsidR="00717C09">
        <w:rPr>
          <w:rFonts w:hint="eastAsia"/>
        </w:rPr>
        <w:t>。</w:t>
      </w:r>
    </w:p>
    <w:p w:rsidR="003A0A37" w:rsidRDefault="003A0A37" w:rsidP="008D74E5">
      <w:pPr>
        <w:ind w:firstLine="420"/>
      </w:pPr>
      <w:r>
        <w:rPr>
          <w:rFonts w:hint="eastAsia"/>
        </w:rPr>
        <w:t>在上述算法实现的过程中遇到过以下问题：</w:t>
      </w:r>
    </w:p>
    <w:p w:rsidR="003A0A37" w:rsidRDefault="003A0A37" w:rsidP="003A0A37">
      <w:pPr>
        <w:ind w:firstLine="420"/>
      </w:pPr>
      <w:r>
        <w:rPr>
          <w:rFonts w:hint="eastAsia"/>
        </w:rPr>
        <w:t>由于上述算法中坐标变换较多，实际在实现的时候调试起来非常不方便，有时关于坐标问题出错很难定位错误出现在哪里，</w:t>
      </w:r>
      <w:r w:rsidRPr="00BB6672">
        <w:rPr>
          <w:rFonts w:hint="eastAsia"/>
        </w:rPr>
        <w:t>即</w:t>
      </w:r>
      <w:ins w:id="1567" w:author="耿正霖" w:date="2016-05-26T11:11:00Z">
        <w:r w:rsidR="002C5B42" w:rsidRPr="00BB6672">
          <w:rPr>
            <w:rFonts w:hint="eastAsia"/>
            <w:rPrChange w:id="1568" w:author="耿正霖" w:date="2016-05-26T15:53:00Z">
              <w:rPr>
                <w:rFonts w:hint="eastAsia"/>
                <w:highlight w:val="yellow"/>
              </w:rPr>
            </w:rPrChange>
          </w:rPr>
          <w:t>使</w:t>
        </w:r>
      </w:ins>
      <w:del w:id="1569" w:author="耿正霖" w:date="2016-05-26T11:11:00Z">
        <w:r w:rsidRPr="00BB6672" w:rsidDel="002C5B42">
          <w:rPr>
            <w:rFonts w:hint="eastAsia"/>
          </w:rPr>
          <w:delText>是</w:delText>
        </w:r>
        <w:r w:rsidDel="002C5B42">
          <w:rPr>
            <w:rFonts w:hint="eastAsia"/>
          </w:rPr>
          <w:delText>是</w:delText>
        </w:r>
      </w:del>
      <w:r>
        <w:rPr>
          <w:rFonts w:hint="eastAsia"/>
        </w:rPr>
        <w:t>在控制台中将坐标输出，调试者也很看出坐标的问题。解决方法是可以利用</w:t>
      </w:r>
      <w:r>
        <w:rPr>
          <w:rFonts w:hint="eastAsia"/>
        </w:rPr>
        <w:t>Unity</w:t>
      </w:r>
      <w:r>
        <w:rPr>
          <w:rFonts w:hint="eastAsia"/>
        </w:rPr>
        <w:t>中的</w:t>
      </w:r>
      <w:r>
        <w:rPr>
          <w:rFonts w:hint="eastAsia"/>
        </w:rPr>
        <w:t>Gizmos</w:t>
      </w:r>
      <w:r>
        <w:rPr>
          <w:rFonts w:hint="eastAsia"/>
        </w:rPr>
        <w:t>模式。通过在代码中注入诸如</w:t>
      </w:r>
      <w:proofErr w:type="spellStart"/>
      <w:r>
        <w:rPr>
          <w:rFonts w:hint="eastAsia"/>
        </w:rPr>
        <w:t>Debug.DrawLine</w:t>
      </w:r>
      <w:proofErr w:type="spellEnd"/>
      <w:r>
        <w:rPr>
          <w:rFonts w:hint="eastAsia"/>
        </w:rPr>
        <w:t>(</w:t>
      </w:r>
      <w:proofErr w:type="spellStart"/>
      <w:r>
        <w:rPr>
          <w:rFonts w:hint="eastAsia"/>
        </w:rPr>
        <w:t>start,end,color,time</w:t>
      </w:r>
      <w:proofErr w:type="spellEnd"/>
      <w:r>
        <w:rPr>
          <w:rFonts w:hint="eastAsia"/>
        </w:rPr>
        <w:t>)</w:t>
      </w:r>
      <w:r>
        <w:rPr>
          <w:rFonts w:hint="eastAsia"/>
        </w:rPr>
        <w:t>的代码，可以把三维点是如何进行投影的清晰地绘制出来，这样就可以清晰地看出来问题出在哪里了。</w:t>
      </w:r>
    </w:p>
    <w:p w:rsidR="003A0A37" w:rsidRDefault="003A0A37" w:rsidP="003A0A37">
      <w:pPr>
        <w:ind w:firstLine="420"/>
      </w:pPr>
      <w:r>
        <w:rPr>
          <w:rFonts w:hint="eastAsia"/>
        </w:rPr>
        <w:t>另外就是开始的时候忽略了相机的投影矩阵，在进行渲染的时候总是会出现重影，原因在于手机相机的投影矩阵和程序中默认设置的投影矩阵是不一样的。解决方法是在录制之前将相机投影矩阵保存到二进制文件中，然后在渲染之前将投影矩阵加载到内存，再对所有的相机进行设置。</w:t>
      </w:r>
    </w:p>
    <w:p w:rsidR="003A0A37" w:rsidRDefault="003A0A37" w:rsidP="003A0A37">
      <w:pPr>
        <w:ind w:firstLine="420"/>
      </w:pPr>
      <w:r>
        <w:rPr>
          <w:rFonts w:hint="eastAsia"/>
        </w:rPr>
        <w:t>还有就是逐段线性方法在进行混合的时候也遇到了问题。开始的时候在片段着色器中将透明度设置在颜色的第四位坐标上，然后使用经典的透明度混合配置</w:t>
      </w:r>
      <w:r>
        <w:rPr>
          <w:rFonts w:hint="eastAsia"/>
        </w:rPr>
        <w:t>:</w:t>
      </w:r>
    </w:p>
    <w:p w:rsidR="003A0A37" w:rsidRDefault="003A0A37" w:rsidP="003A0A37">
      <w:pPr>
        <w:ind w:firstLine="420"/>
      </w:pPr>
      <w:r>
        <w:lastRenderedPageBreak/>
        <w:t xml:space="preserve">Blend </w:t>
      </w:r>
      <w:proofErr w:type="spellStart"/>
      <w:r>
        <w:t>SrcAlpha</w:t>
      </w:r>
      <w:proofErr w:type="spellEnd"/>
      <w:r>
        <w:t xml:space="preserve"> </w:t>
      </w:r>
      <w:proofErr w:type="spellStart"/>
      <w:r>
        <w:t>OneMinusSrcAlpha</w:t>
      </w:r>
      <w:proofErr w:type="spellEnd"/>
    </w:p>
    <w:p w:rsidR="003A0A37" w:rsidRDefault="003A0A37" w:rsidP="003A0A37">
      <w:pPr>
        <w:ind w:firstLine="420"/>
      </w:pPr>
      <w:r>
        <w:rPr>
          <w:rFonts w:hint="eastAsia"/>
        </w:rPr>
        <w:t>直接这样混合效果很不好，混合的结果偏暗。原因在于最开始的时候屏幕是黑色的，上述方法把最开始屏幕上的黑色也进行混合，于是导致结果偏暗。解决方法是改变透明度混合配置为：</w:t>
      </w:r>
    </w:p>
    <w:p w:rsidR="003A0A37" w:rsidRDefault="003A0A37" w:rsidP="003A0A37">
      <w:pPr>
        <w:ind w:firstLine="420"/>
      </w:pPr>
      <w:r>
        <w:t xml:space="preserve">Blend One </w:t>
      </w:r>
      <w:proofErr w:type="spellStart"/>
      <w:r>
        <w:t>One</w:t>
      </w:r>
      <w:proofErr w:type="spellEnd"/>
    </w:p>
    <w:p w:rsidR="003A0A37" w:rsidRDefault="003A0A37" w:rsidP="003A0A37">
      <w:pPr>
        <w:ind w:firstLine="420"/>
      </w:pPr>
      <w:r>
        <w:rPr>
          <w:rFonts w:hint="eastAsia"/>
        </w:rPr>
        <w:t>然后在片段着色器中将颜色乘以透明度值，不用设置颜色第四维坐标就可以。</w:t>
      </w:r>
    </w:p>
    <w:p w:rsidR="00773E08" w:rsidRPr="00EF699D" w:rsidRDefault="00773E08" w:rsidP="00773E08">
      <w:pPr>
        <w:pStyle w:val="Heading2"/>
      </w:pPr>
      <w:bookmarkStart w:id="1570" w:name="_Toc451194209"/>
      <w:bookmarkStart w:id="1571" w:name="_Toc451194291"/>
      <w:bookmarkStart w:id="1572" w:name="_Toc451194536"/>
      <w:bookmarkStart w:id="1573" w:name="_Toc452072053"/>
      <w:r>
        <w:rPr>
          <w:rFonts w:hint="eastAsia"/>
        </w:rPr>
        <w:t>N</w:t>
      </w:r>
      <w:r>
        <w:rPr>
          <w:rFonts w:hint="eastAsia"/>
        </w:rPr>
        <w:t>近邻的渲染方法</w:t>
      </w:r>
      <w:bookmarkEnd w:id="1570"/>
      <w:bookmarkEnd w:id="1571"/>
      <w:bookmarkEnd w:id="1572"/>
      <w:bookmarkEnd w:id="1573"/>
    </w:p>
    <w:p w:rsidR="005818F7" w:rsidRDefault="00EE3314" w:rsidP="008D74E5">
      <w:r>
        <w:rPr>
          <w:rFonts w:hint="eastAsia"/>
        </w:rPr>
        <w:t>本系统中实现的</w:t>
      </w:r>
      <w:r>
        <w:rPr>
          <w:rFonts w:hint="eastAsia"/>
        </w:rPr>
        <w:t>N</w:t>
      </w:r>
      <w:r>
        <w:rPr>
          <w:rFonts w:hint="eastAsia"/>
        </w:rPr>
        <w:t>近邻的渲染方法是基于</w:t>
      </w:r>
      <w:customXmlDelRangeStart w:id="1574" w:author="耿正霖" w:date="2016-05-27T00:20:00Z"/>
      <w:sdt>
        <w:sdtPr>
          <w:rPr>
            <w:rFonts w:hint="eastAsia"/>
          </w:rPr>
          <w:id w:val="-1845781177"/>
          <w:citation/>
        </w:sdtPr>
        <w:sdtContent>
          <w:customXmlDelRangeEnd w:id="1574"/>
          <w:del w:id="1575" w:author="耿正霖" w:date="2016-05-27T00:20:00Z">
            <w:r w:rsidDel="00A87319">
              <w:fldChar w:fldCharType="begin"/>
            </w:r>
            <w:r w:rsidDel="00A87319">
              <w:delInstrText xml:space="preserve"> </w:delInstrText>
            </w:r>
            <w:r w:rsidDel="00A87319">
              <w:rPr>
                <w:rFonts w:hint="eastAsia"/>
              </w:rPr>
              <w:delInstrText>CITATION Bue01 \l 2052</w:delInstrText>
            </w:r>
            <w:r w:rsidDel="00A87319">
              <w:delInstrText xml:space="preserve"> </w:delInstrText>
            </w:r>
            <w:r w:rsidDel="00A87319">
              <w:fldChar w:fldCharType="separate"/>
            </w:r>
            <w:r w:rsidR="00B9761F" w:rsidDel="00A87319">
              <w:rPr>
                <w:rFonts w:hint="eastAsia"/>
                <w:noProof/>
              </w:rPr>
              <w:delText xml:space="preserve"> </w:delText>
            </w:r>
            <w:r w:rsidR="00B9761F" w:rsidDel="00A87319">
              <w:rPr>
                <w:noProof/>
              </w:rPr>
              <w:delText>[7]</w:delText>
            </w:r>
            <w:r w:rsidDel="00A87319">
              <w:fldChar w:fldCharType="end"/>
            </w:r>
          </w:del>
          <w:customXmlDelRangeStart w:id="1576" w:author="耿正霖" w:date="2016-05-27T00:20:00Z"/>
        </w:sdtContent>
      </w:sdt>
      <w:customXmlDelRangeEnd w:id="1576"/>
      <w:ins w:id="1577" w:author="耿正霖" w:date="2016-05-27T00:20:00Z">
        <w:r w:rsidR="00A87319">
          <w:fldChar w:fldCharType="begin"/>
        </w:r>
        <w:r w:rsidR="00A87319">
          <w:instrText xml:space="preserve"> ADDIN NE.Ref.{3EDEE224-E8C3-44C3-8B66-2A0C3AC37699}</w:instrText>
        </w:r>
      </w:ins>
      <w:r w:rsidR="00A87319">
        <w:fldChar w:fldCharType="separate"/>
      </w:r>
      <w:ins w:id="1578" w:author="耿正霖" w:date="2016-05-27T00:20:00Z">
        <w:r w:rsidR="00A87319">
          <w:rPr>
            <w:rFonts w:eastAsiaTheme="minorEastAsia" w:cs="Times New Roman"/>
            <w:color w:val="080000"/>
            <w:kern w:val="0"/>
            <w:szCs w:val="24"/>
            <w:vertAlign w:val="superscript"/>
          </w:rPr>
          <w:t>[7]</w:t>
        </w:r>
        <w:r w:rsidR="00A87319">
          <w:fldChar w:fldCharType="end"/>
        </w:r>
      </w:ins>
      <w:r>
        <w:rPr>
          <w:rFonts w:hint="eastAsia"/>
        </w:rPr>
        <w:t>中的方法实现的。在进行光场渲染之前，首先需要场景的几何信息。几何信息即可以是一个平面，也可以是一个球面，也可以是场景中物体的真实三角网格，场景的几何信息越接近真实的场景几何形状，渲染的结果越精确。在渲染过程中，</w:t>
      </w:r>
      <w:ins w:id="1579" w:author="耿正霖" w:date="2016-05-26T11:12:00Z">
        <w:r w:rsidR="002C5B42">
          <w:rPr>
            <w:rFonts w:hint="eastAsia"/>
          </w:rPr>
          <w:t>当前视角观测到的每个像素都对应一条</w:t>
        </w:r>
      </w:ins>
      <w:ins w:id="1580" w:author="耿正霖" w:date="2016-05-26T11:13:00Z">
        <w:r w:rsidR="002C5B42">
          <w:rPr>
            <w:rFonts w:hint="eastAsia"/>
          </w:rPr>
          <w:t>光线</w:t>
        </w:r>
      </w:ins>
      <w:del w:id="1581" w:author="耿正霖" w:date="2016-05-26T11:12:00Z">
        <w:r w:rsidDel="002C5B42">
          <w:rPr>
            <w:rFonts w:hint="eastAsia"/>
          </w:rPr>
          <w:delText>从</w:delText>
        </w:r>
        <w:r w:rsidRPr="00846CE0" w:rsidDel="002C5B42">
          <w:rPr>
            <w:rFonts w:hint="eastAsia"/>
            <w:highlight w:val="yellow"/>
            <w:rPrChange w:id="1582" w:author="ZH" w:date="2016-05-25T23:38:00Z">
              <w:rPr>
                <w:rFonts w:hint="eastAsia"/>
              </w:rPr>
            </w:rPrChange>
          </w:rPr>
          <w:delText>当前视角的每个像素</w:delText>
        </w:r>
        <w:r w:rsidDel="002C5B42">
          <w:rPr>
            <w:rFonts w:hint="eastAsia"/>
          </w:rPr>
          <w:delText>发出一条射线</w:delText>
        </w:r>
      </w:del>
      <w:r>
        <w:rPr>
          <w:rFonts w:hint="eastAsia"/>
        </w:rPr>
        <w:t>，</w:t>
      </w:r>
      <w:ins w:id="1583" w:author="耿正霖" w:date="2016-05-26T11:13:00Z">
        <w:r w:rsidR="002C5B42">
          <w:rPr>
            <w:rFonts w:hint="eastAsia"/>
          </w:rPr>
          <w:t>将光线反向，</w:t>
        </w:r>
      </w:ins>
      <w:r>
        <w:rPr>
          <w:rFonts w:hint="eastAsia"/>
        </w:rPr>
        <w:t>与场景的几何形状相交</w:t>
      </w:r>
      <w:del w:id="1584" w:author="ZH" w:date="2016-05-25T23:37:00Z">
        <w:r w:rsidDel="00846CE0">
          <w:rPr>
            <w:rFonts w:hint="eastAsia"/>
          </w:rPr>
          <w:delText>与</w:delText>
        </w:r>
      </w:del>
      <w:ins w:id="1585" w:author="ZH" w:date="2016-05-25T23:37:00Z">
        <w:r w:rsidR="00846CE0">
          <w:rPr>
            <w:rFonts w:hint="eastAsia"/>
          </w:rPr>
          <w:t>于</w:t>
        </w:r>
      </w:ins>
      <w:r>
        <w:rPr>
          <w:rFonts w:hint="eastAsia"/>
        </w:rPr>
        <w:t>一点，称之为物点。然后连接物点与所有的相机，在连接所得的线段中找出</w:t>
      </w:r>
      <w:r>
        <w:rPr>
          <w:rFonts w:hint="eastAsia"/>
        </w:rPr>
        <w:t>N</w:t>
      </w:r>
      <w:r>
        <w:rPr>
          <w:rFonts w:hint="eastAsia"/>
        </w:rPr>
        <w:t>条与视角发出射线角度最接近的线段</w:t>
      </w:r>
      <w:r w:rsidR="00E62AA2">
        <w:rPr>
          <w:rFonts w:hint="eastAsia"/>
        </w:rPr>
        <w:t>，找出对应的相机，求出物点在相机中对应的颜色，对其</w:t>
      </w:r>
      <w:r>
        <w:rPr>
          <w:rFonts w:hint="eastAsia"/>
        </w:rPr>
        <w:t>进行加权平均就可以得到。</w:t>
      </w:r>
      <w:r w:rsidR="00717C09">
        <w:rPr>
          <w:rFonts w:hint="eastAsia"/>
        </w:rPr>
        <w:t>如</w:t>
      </w:r>
      <w:ins w:id="1586" w:author="耿正霖" w:date="2016-05-27T00:35:00Z">
        <w:r w:rsidR="004C0FBD">
          <w:fldChar w:fldCharType="begin"/>
        </w:r>
        <w:r w:rsidR="004C0FBD">
          <w:instrText xml:space="preserve"> REF _Ref452072674 \h </w:instrText>
        </w:r>
      </w:ins>
      <w:r w:rsidR="004C0FBD">
        <w:fldChar w:fldCharType="separate"/>
      </w:r>
      <w:ins w:id="1587" w:author="耿正霖" w:date="2016-05-27T00:35:00Z">
        <w:r w:rsidR="004C0FBD">
          <w:t>图</w:t>
        </w:r>
        <w:r w:rsidR="004C0FBD">
          <w:t xml:space="preserve"> </w:t>
        </w:r>
        <w:r w:rsidR="004C0FBD">
          <w:rPr>
            <w:noProof/>
          </w:rPr>
          <w:t>4</w:t>
        </w:r>
        <w:r w:rsidR="004C0FBD">
          <w:t>.</w:t>
        </w:r>
        <w:r w:rsidR="004C0FBD">
          <w:rPr>
            <w:noProof/>
          </w:rPr>
          <w:t>3</w:t>
        </w:r>
        <w:r w:rsidR="004C0FBD">
          <w:fldChar w:fldCharType="end"/>
        </w:r>
      </w:ins>
      <w:del w:id="1588" w:author="耿正霖" w:date="2016-05-27T00:35:00Z">
        <w:r w:rsidR="00717C09" w:rsidDel="004C0FBD">
          <w:fldChar w:fldCharType="begin"/>
        </w:r>
        <w:r w:rsidR="00717C09" w:rsidDel="004C0FBD">
          <w:delInstrText xml:space="preserve"> </w:delInstrText>
        </w:r>
        <w:r w:rsidR="00717C09" w:rsidDel="004C0FBD">
          <w:rPr>
            <w:rFonts w:hint="eastAsia"/>
          </w:rPr>
          <w:delInstrText>REF _Ref451190487 \h</w:delInstrText>
        </w:r>
        <w:r w:rsidR="00717C09" w:rsidDel="004C0FBD">
          <w:delInstrText xml:space="preserve"> </w:delInstrText>
        </w:r>
        <w:r w:rsidR="00717C09" w:rsidDel="004C0FBD">
          <w:fldChar w:fldCharType="separate"/>
        </w:r>
        <w:r w:rsidR="00717C09" w:rsidDel="004C0FBD">
          <w:delText>图</w:delText>
        </w:r>
        <w:r w:rsidR="00717C09" w:rsidDel="004C0FBD">
          <w:delText xml:space="preserve"> </w:delText>
        </w:r>
        <w:r w:rsidR="00717C09" w:rsidDel="004C0FBD">
          <w:rPr>
            <w:noProof/>
          </w:rPr>
          <w:delText>4</w:delText>
        </w:r>
        <w:r w:rsidR="00717C09" w:rsidDel="004C0FBD">
          <w:delText>.</w:delText>
        </w:r>
        <w:r w:rsidR="00717C09" w:rsidDel="004C0FBD">
          <w:rPr>
            <w:noProof/>
          </w:rPr>
          <w:delText>2</w:delText>
        </w:r>
        <w:r w:rsidR="00717C09" w:rsidDel="004C0FBD">
          <w:fldChar w:fldCharType="end"/>
        </w:r>
      </w:del>
      <w:r w:rsidR="00717C09">
        <w:t>(a</w:t>
      </w:r>
      <w:proofErr w:type="gramStart"/>
      <w:r w:rsidR="00717C09">
        <w:t>)</w:t>
      </w:r>
      <w:ins w:id="1589" w:author="耿正霖" w:date="2016-05-26T11:15:00Z">
        <w:r w:rsidR="002C5B42">
          <w:rPr>
            <w:rFonts w:hint="eastAsia"/>
          </w:rPr>
          <w:t>描述的是</w:t>
        </w:r>
      </w:ins>
      <w:ins w:id="1590" w:author="耿正霖" w:date="2016-05-26T11:16:00Z">
        <w:r w:rsidR="002C5B42">
          <w:rPr>
            <w:rFonts w:hint="eastAsia"/>
          </w:rPr>
          <w:t>就</w:t>
        </w:r>
      </w:ins>
      <w:ins w:id="1591" w:author="耿正霖" w:date="2016-05-26T11:15:00Z">
        <w:r w:rsidR="002C5B42">
          <w:rPr>
            <w:rFonts w:hint="eastAsia"/>
          </w:rPr>
          <w:t>上述</w:t>
        </w:r>
      </w:ins>
      <w:ins w:id="1592" w:author="耿正霖" w:date="2016-05-26T11:16:00Z">
        <w:r w:rsidR="002C5B42">
          <w:rPr>
            <w:rFonts w:hint="eastAsia"/>
          </w:rPr>
          <w:t>过程</w:t>
        </w:r>
        <w:proofErr w:type="gramEnd"/>
        <w:r w:rsidR="002C5B42">
          <w:rPr>
            <w:rFonts w:hint="eastAsia"/>
          </w:rPr>
          <w:t>，</w:t>
        </w:r>
      </w:ins>
      <w:ins w:id="1593" w:author="耿正霖" w:date="2016-05-26T11:15:00Z">
        <w:r w:rsidR="002C5B42">
          <w:t>D</w:t>
        </w:r>
        <w:r w:rsidR="002C5B42">
          <w:rPr>
            <w:rFonts w:hint="eastAsia"/>
          </w:rPr>
          <w:t>为观测点，</w:t>
        </w:r>
      </w:ins>
      <w:ins w:id="1594" w:author="耿正霖" w:date="2016-05-26T11:14:00Z">
        <w:r w:rsidR="002C5B42">
          <w:t>P</w:t>
        </w:r>
        <w:r w:rsidR="002C5B42">
          <w:rPr>
            <w:rFonts w:hint="eastAsia"/>
          </w:rPr>
          <w:t>点</w:t>
        </w:r>
      </w:ins>
      <w:ins w:id="1595" w:author="耿正霖" w:date="2016-05-26T11:15:00Z">
        <w:r w:rsidR="002C5B42">
          <w:rPr>
            <w:rFonts w:hint="eastAsia"/>
          </w:rPr>
          <w:t>为物点，</w:t>
        </w:r>
        <w:r w:rsidR="002C5B42">
          <w:rPr>
            <w:rFonts w:hint="eastAsia"/>
          </w:rPr>
          <w:t>C</w:t>
        </w:r>
        <w:r w:rsidR="002C5B42">
          <w:rPr>
            <w:rFonts w:hint="eastAsia"/>
          </w:rPr>
          <w:t>为相机。</w:t>
        </w:r>
      </w:ins>
      <w:ins w:id="1596" w:author="ZH" w:date="2016-05-25T23:38:00Z">
        <w:del w:id="1597" w:author="耿正霖" w:date="2016-05-26T11:14:00Z">
          <w:r w:rsidR="00846CE0" w:rsidDel="002C5B42">
            <w:rPr>
              <w:rFonts w:hint="eastAsia"/>
            </w:rPr>
            <w:delText>示意图</w:delText>
          </w:r>
        </w:del>
      </w:ins>
      <w:ins w:id="1598" w:author="ZH" w:date="2016-05-25T23:39:00Z">
        <w:del w:id="1599" w:author="耿正霖" w:date="2016-05-26T11:14:00Z">
          <w:r w:rsidR="00902B7C" w:rsidDel="002C5B42">
            <w:rPr>
              <w:rFonts w:hint="eastAsia"/>
            </w:rPr>
            <w:delText>对</w:delText>
          </w:r>
          <w:r w:rsidR="00902B7C" w:rsidDel="002C5B42">
            <w:delText>文字的辅助作用</w:delText>
          </w:r>
          <w:r w:rsidR="00846CE0" w:rsidDel="002C5B42">
            <w:delText>不够</w:delText>
          </w:r>
          <w:r w:rsidR="00D95634" w:rsidDel="002C5B42">
            <w:rPr>
              <w:rFonts w:hint="eastAsia"/>
            </w:rPr>
            <w:delText>，</w:delText>
          </w:r>
          <w:r w:rsidR="00D95634" w:rsidDel="002C5B42">
            <w:delText>需要</w:delText>
          </w:r>
          <w:r w:rsidR="00D95634" w:rsidDel="002C5B42">
            <w:rPr>
              <w:rFonts w:hint="eastAsia"/>
            </w:rPr>
            <w:delText>补充</w:delText>
          </w:r>
        </w:del>
      </w:ins>
      <w:r w:rsidR="00717C09">
        <w:rPr>
          <w:rFonts w:hint="eastAsia"/>
        </w:rPr>
        <w:t>。</w:t>
      </w:r>
      <w:r>
        <w:rPr>
          <w:rFonts w:hint="eastAsia"/>
        </w:rPr>
        <w:t>至于权重的计算，角度</w:t>
      </w:r>
      <w:r w:rsidR="00E62AA2">
        <w:rPr>
          <w:rFonts w:hint="eastAsia"/>
        </w:rPr>
        <w:t>相差约大权重越低。系统中实现的时候，角度的差用射线方向向量归一化后的欧式距离近似，权重用</w:t>
      </w:r>
      <w:del w:id="1600" w:author="耿正霖" w:date="2016-05-26T15:53:00Z">
        <w:r w:rsidR="00E62AA2" w:rsidRPr="001F607E" w:rsidDel="001F607E">
          <w:rPr>
            <w:rFonts w:hint="eastAsia"/>
          </w:rPr>
          <w:delText>一</w:delText>
        </w:r>
      </w:del>
      <w:ins w:id="1601" w:author="耿正霖" w:date="2016-05-26T15:53:00Z">
        <w:r w:rsidR="001F607E">
          <w:rPr>
            <w:rFonts w:hint="eastAsia"/>
          </w:rPr>
          <w:t>1</w:t>
        </w:r>
      </w:ins>
      <w:r w:rsidR="00E62AA2" w:rsidRPr="001F607E">
        <w:rPr>
          <w:rFonts w:hint="eastAsia"/>
        </w:rPr>
        <w:t>减</w:t>
      </w:r>
      <w:r w:rsidR="00E62AA2">
        <w:rPr>
          <w:rFonts w:hint="eastAsia"/>
        </w:rPr>
        <w:t>距离归一化后近似。</w:t>
      </w:r>
    </w:p>
    <w:p w:rsidR="004F070F" w:rsidRDefault="004F070F" w:rsidP="008D74E5">
      <w:pPr>
        <w:ind w:firstLine="420"/>
      </w:pPr>
      <w:r>
        <w:rPr>
          <w:rFonts w:hint="eastAsia"/>
        </w:rPr>
        <w:t>对于</w:t>
      </w:r>
      <w:r>
        <w:rPr>
          <w:rFonts w:hint="eastAsia"/>
        </w:rPr>
        <w:t>N</w:t>
      </w:r>
      <w:r>
        <w:rPr>
          <w:rFonts w:hint="eastAsia"/>
        </w:rPr>
        <w:t>近邻方法，</w:t>
      </w:r>
      <w:proofErr w:type="spellStart"/>
      <w:r>
        <w:rPr>
          <w:rFonts w:hint="eastAsia"/>
        </w:rPr>
        <w:t>viewCamera</w:t>
      </w:r>
      <w:proofErr w:type="spellEnd"/>
      <w:r>
        <w:rPr>
          <w:rFonts w:hint="eastAsia"/>
        </w:rPr>
        <w:t>与</w:t>
      </w:r>
      <w:proofErr w:type="spellStart"/>
      <w:r>
        <w:t>focalPlane</w:t>
      </w:r>
      <w:proofErr w:type="spellEnd"/>
      <w:r>
        <w:rPr>
          <w:rFonts w:hint="eastAsia"/>
        </w:rPr>
        <w:t>的设置与逐段线性方法完全一样，</w:t>
      </w:r>
      <w:r w:rsidR="003A0A37">
        <w:rPr>
          <w:rFonts w:hint="eastAsia"/>
        </w:rPr>
        <w:t>这里不再赘述，</w:t>
      </w:r>
      <w:r>
        <w:rPr>
          <w:rFonts w:hint="eastAsia"/>
        </w:rPr>
        <w:t>不过</w:t>
      </w:r>
      <w:r>
        <w:rPr>
          <w:rFonts w:hint="eastAsia"/>
        </w:rPr>
        <w:t>N</w:t>
      </w:r>
      <w:r>
        <w:rPr>
          <w:rFonts w:hint="eastAsia"/>
        </w:rPr>
        <w:t>近邻方法需要对最终成像图片中每个像素，找到其对应的射线，然后求出射线与平面的交点，再将交点与所有相机相连找出角度最近的</w:t>
      </w:r>
      <w:r>
        <w:rPr>
          <w:rFonts w:hint="eastAsia"/>
        </w:rPr>
        <w:t>N</w:t>
      </w:r>
      <w:r>
        <w:rPr>
          <w:rFonts w:hint="eastAsia"/>
        </w:rPr>
        <w:t>个相机，然后根据角度差确定每个相机对应的权重，最后利用纹理映射对</w:t>
      </w:r>
      <w:r>
        <w:rPr>
          <w:rFonts w:hint="eastAsia"/>
        </w:rPr>
        <w:t>N</w:t>
      </w:r>
      <w:r>
        <w:rPr>
          <w:rFonts w:hint="eastAsia"/>
        </w:rPr>
        <w:t>个颜色值进行加权，算法伪代码如下：</w:t>
      </w:r>
    </w:p>
    <w:p w:rsidR="004F070F" w:rsidRDefault="004F070F" w:rsidP="004F070F">
      <w:pPr>
        <w:ind w:firstLine="0"/>
      </w:pPr>
    </w:p>
    <w:tbl>
      <w:tblPr>
        <w:tblStyle w:val="TableGrid"/>
        <w:tblW w:w="0" w:type="auto"/>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8381"/>
      </w:tblGrid>
      <w:tr w:rsidR="004F070F" w:rsidTr="004F070F">
        <w:tc>
          <w:tcPr>
            <w:tcW w:w="8381" w:type="dxa"/>
          </w:tcPr>
          <w:p w:rsidR="004F070F" w:rsidRDefault="004F070F" w:rsidP="004F070F">
            <w:pPr>
              <w:ind w:firstLine="0"/>
            </w:pPr>
            <w:r>
              <w:rPr>
                <w:rFonts w:hint="eastAsia"/>
              </w:rPr>
              <w:t>算法</w:t>
            </w:r>
            <w:r>
              <w:rPr>
                <w:rFonts w:hint="eastAsia"/>
              </w:rPr>
              <w:t>4.2</w:t>
            </w:r>
            <w:r>
              <w:t xml:space="preserve"> </w:t>
            </w:r>
            <w:r>
              <w:rPr>
                <w:rFonts w:hint="eastAsia"/>
              </w:rPr>
              <w:t>N</w:t>
            </w:r>
            <w:r>
              <w:rPr>
                <w:rFonts w:hint="eastAsia"/>
              </w:rPr>
              <w:t>近邻算法</w:t>
            </w:r>
          </w:p>
        </w:tc>
      </w:tr>
      <w:tr w:rsidR="004F070F" w:rsidTr="004F070F">
        <w:tc>
          <w:tcPr>
            <w:tcW w:w="8381" w:type="dxa"/>
          </w:tcPr>
          <w:p w:rsidR="004F070F" w:rsidRPr="00BD25EA" w:rsidRDefault="004F070F" w:rsidP="004F070F">
            <w:pPr>
              <w:ind w:firstLine="0"/>
            </w:pPr>
            <m:oMathPara>
              <m:oMathParaPr>
                <m:jc m:val="left"/>
              </m:oMathParaPr>
              <m:oMath>
                <m:r>
                  <m:rPr>
                    <m:sty m:val="b"/>
                  </m:rPr>
                  <w:rPr>
                    <w:rFonts w:ascii="Cambria Math" w:hAnsi="Cambria Math"/>
                  </w:rPr>
                  <m:t xml:space="preserve">procedure </m:t>
                </m:r>
                <m:r>
                  <m:rPr>
                    <m:sty m:val="p"/>
                  </m:rPr>
                  <w:rPr>
                    <w:rFonts w:ascii="Cambria Math" w:hAnsi="Cambria Math"/>
                  </w:rPr>
                  <m:t>NearestNNeighborsRendering()</m:t>
                </m:r>
              </m:oMath>
            </m:oMathPara>
          </w:p>
          <w:p w:rsidR="004F070F" w:rsidRPr="00245B9F" w:rsidRDefault="004F070F" w:rsidP="004F070F">
            <w:pPr>
              <w:ind w:leftChars="100" w:left="240" w:firstLine="0"/>
              <w:rPr>
                <w:ins w:id="1602" w:author="耿正霖" w:date="2016-05-26T11:23:00Z"/>
              </w:rPr>
            </w:pPr>
            <m:oMathPara>
              <m:oMathParaPr>
                <m:jc m:val="left"/>
              </m:oMathParaPr>
              <m:oMath>
                <m:r>
                  <m:rPr>
                    <m:sty m:val="p"/>
                  </m:rPr>
                  <w:rPr>
                    <w:rFonts w:ascii="Cambria Math" w:hAnsi="Cambria Math"/>
                  </w:rPr>
                  <m:t>focalPlane←Plane(</m:t>
                </m:r>
                <m:d>
                  <m:dPr>
                    <m:ctrlPr>
                      <w:rPr>
                        <w:rFonts w:ascii="Cambria Math" w:hAnsi="Cambria Math"/>
                      </w:rPr>
                    </m:ctrlPr>
                  </m:dPr>
                  <m:e>
                    <m:r>
                      <m:rPr>
                        <m:sty m:val="p"/>
                      </m:rPr>
                      <w:rPr>
                        <w:rFonts w:ascii="Cambria Math" w:hAnsi="Cambria Math"/>
                      </w:rPr>
                      <m:t>viewCamera.position-sphere.position</m:t>
                    </m:r>
                  </m:e>
                </m:d>
                <m:r>
                  <m:rPr>
                    <m:sty m:val="p"/>
                  </m:rPr>
                  <w:rPr>
                    <w:rFonts w:ascii="Cambria Math" w:hAnsi="Cambria Math"/>
                  </w:rPr>
                  <m:t>.normalized,sphere.position)</m:t>
                </m:r>
              </m:oMath>
            </m:oMathPara>
          </w:p>
          <w:p w:rsidR="00245B9F" w:rsidRPr="00D249DB" w:rsidRDefault="00245B9F" w:rsidP="004F070F">
            <w:pPr>
              <w:ind w:leftChars="100" w:left="240" w:firstLine="0"/>
            </w:pPr>
            <w:ins w:id="1603" w:author="耿正霖" w:date="2016-05-26T11:23:00Z">
              <w:r>
                <w:rPr>
                  <w:rFonts w:hint="eastAsia"/>
                </w:rPr>
                <w:t>//</w:t>
              </w:r>
              <w:r>
                <w:t xml:space="preserve"> </w:t>
              </w:r>
              <w:r>
                <w:rPr>
                  <w:rFonts w:hint="eastAsia"/>
                </w:rPr>
                <w:t>对每一个像素进行遍历</w:t>
              </w:r>
            </w:ins>
          </w:p>
          <w:p w:rsidR="004F070F" w:rsidRPr="00D249DB" w:rsidRDefault="004F070F" w:rsidP="004F070F">
            <w:pPr>
              <w:ind w:leftChars="100" w:left="240" w:firstLine="0"/>
              <w:rPr>
                <w:b/>
              </w:rPr>
            </w:pPr>
            <m:oMathPara>
              <m:oMathParaPr>
                <m:jc m:val="left"/>
              </m:oMathParaPr>
              <m:oMath>
                <m:r>
                  <m:rPr>
                    <m:sty m:val="b"/>
                  </m:rPr>
                  <w:rPr>
                    <w:rFonts w:ascii="Cambria Math" w:hAnsi="Cambria Math"/>
                  </w:rPr>
                  <m:t xml:space="preserve">for </m:t>
                </m:r>
                <m:r>
                  <m:rPr>
                    <m:sty m:val="p"/>
                  </m:rPr>
                  <w:rPr>
                    <w:rFonts w:ascii="Cambria Math" w:hAnsi="Cambria Math"/>
                  </w:rPr>
                  <m:t xml:space="preserve">y←0,height </m:t>
                </m:r>
                <m:r>
                  <m:rPr>
                    <m:sty m:val="b"/>
                  </m:rPr>
                  <w:rPr>
                    <w:rFonts w:ascii="Cambria Math" w:hAnsi="Cambria Math"/>
                  </w:rPr>
                  <m:t>do</m:t>
                </m:r>
              </m:oMath>
            </m:oMathPara>
          </w:p>
          <w:p w:rsidR="004F070F" w:rsidRPr="00D249DB" w:rsidRDefault="004F070F" w:rsidP="004F070F">
            <w:pPr>
              <w:ind w:leftChars="200" w:left="480" w:firstLine="0"/>
              <w:rPr>
                <w:b/>
              </w:rPr>
            </w:pPr>
            <m:oMathPara>
              <m:oMathParaPr>
                <m:jc m:val="left"/>
              </m:oMathParaPr>
              <m:oMath>
                <m:r>
                  <m:rPr>
                    <m:sty m:val="b"/>
                  </m:rPr>
                  <w:rPr>
                    <w:rFonts w:ascii="Cambria Math" w:hAnsi="Cambria Math"/>
                  </w:rPr>
                  <m:t xml:space="preserve">for </m:t>
                </m:r>
                <m:r>
                  <m:rPr>
                    <m:sty m:val="p"/>
                  </m:rPr>
                  <w:rPr>
                    <w:rFonts w:ascii="Cambria Math" w:hAnsi="Cambria Math"/>
                  </w:rPr>
                  <m:t xml:space="preserve">x←0,width </m:t>
                </m:r>
                <m:r>
                  <m:rPr>
                    <m:sty m:val="b"/>
                  </m:rPr>
                  <w:rPr>
                    <w:rFonts w:ascii="Cambria Math" w:hAnsi="Cambria Math"/>
                  </w:rPr>
                  <m:t>do</m:t>
                </m:r>
              </m:oMath>
            </m:oMathPara>
          </w:p>
          <w:p w:rsidR="004F070F" w:rsidRPr="00D249DB" w:rsidRDefault="004F070F" w:rsidP="004F070F">
            <w:pPr>
              <w:ind w:leftChars="300" w:left="720" w:firstLine="0"/>
            </w:pPr>
            <m:oMathPara>
              <m:oMathParaPr>
                <m:jc m:val="left"/>
              </m:oMathParaPr>
              <m:oMath>
                <m:r>
                  <m:rPr>
                    <m:sty m:val="p"/>
                  </m:rPr>
                  <w:rPr>
                    <w:rFonts w:ascii="Cambria Math" w:hAnsi="Cambria Math"/>
                  </w:rPr>
                  <w:lastRenderedPageBreak/>
                  <m:t>ray←FindCameraRay</m:t>
                </m:r>
                <m:d>
                  <m:dPr>
                    <m:ctrlPr>
                      <w:rPr>
                        <w:rFonts w:ascii="Cambria Math" w:hAnsi="Cambria Math"/>
                      </w:rPr>
                    </m:ctrlPr>
                  </m:dPr>
                  <m:e>
                    <m:r>
                      <m:rPr>
                        <m:sty m:val="p"/>
                      </m:rPr>
                      <w:rPr>
                        <w:rFonts w:ascii="Cambria Math" w:hAnsi="Cambria Math"/>
                      </w:rPr>
                      <m:t>viewCamera,x,y</m:t>
                    </m:r>
                  </m:e>
                </m:d>
              </m:oMath>
            </m:oMathPara>
          </w:p>
          <w:p w:rsidR="004F070F" w:rsidRPr="00D249DB" w:rsidRDefault="004F070F" w:rsidP="004F070F">
            <w:pPr>
              <w:ind w:leftChars="300" w:left="720" w:firstLine="0"/>
            </w:pPr>
            <m:oMathPara>
              <m:oMathParaPr>
                <m:jc m:val="left"/>
              </m:oMathParaPr>
              <m:oMath>
                <m:r>
                  <m:rPr>
                    <m:sty m:val="p"/>
                  </m:rPr>
                  <w:rPr>
                    <w:rFonts w:ascii="Cambria Math" w:hAnsi="Cambria Math"/>
                  </w:rPr>
                  <m:t>intersect←RayPlaneIntersect</m:t>
                </m:r>
                <m:d>
                  <m:dPr>
                    <m:ctrlPr>
                      <w:rPr>
                        <w:rFonts w:ascii="Cambria Math" w:hAnsi="Cambria Math"/>
                      </w:rPr>
                    </m:ctrlPr>
                  </m:dPr>
                  <m:e>
                    <m:r>
                      <m:rPr>
                        <m:sty m:val="p"/>
                      </m:rPr>
                      <w:rPr>
                        <w:rFonts w:ascii="Cambria Math" w:hAnsi="Cambria Math"/>
                      </w:rPr>
                      <m:t>ray,focalPlane</m:t>
                    </m:r>
                  </m:e>
                </m:d>
              </m:oMath>
            </m:oMathPara>
          </w:p>
          <w:p w:rsidR="004F070F" w:rsidRPr="00D249DB" w:rsidRDefault="004F070F" w:rsidP="004F070F">
            <w:pPr>
              <w:ind w:leftChars="300" w:left="720" w:firstLine="0"/>
            </w:pPr>
            <m:oMathPara>
              <m:oMathParaPr>
                <m:jc m:val="left"/>
              </m:oMathParaPr>
              <m:oMath>
                <m:r>
                  <m:rPr>
                    <m:sty m:val="p"/>
                  </m:rPr>
                  <w:rPr>
                    <w:rFonts w:ascii="Cambria Math" w:hAnsi="Cambria Math"/>
                  </w:rPr>
                  <m:t>nearNeighborIndices←</m:t>
                </m:r>
                <m:r>
                  <m:rPr>
                    <m:sty m:val="b"/>
                  </m:rPr>
                  <w:rPr>
                    <w:rFonts w:ascii="Cambria Math" w:hAnsi="Cambria Math"/>
                  </w:rPr>
                  <m:t>new</m:t>
                </m:r>
                <m:r>
                  <m:rPr>
                    <m:sty m:val="p"/>
                  </m:rPr>
                  <w:rPr>
                    <w:rFonts w:ascii="Cambria Math" w:hAnsi="Cambria Math"/>
                  </w:rPr>
                  <m:t xml:space="preserve"> Array</m:t>
                </m:r>
                <m:d>
                  <m:dPr>
                    <m:ctrlPr>
                      <w:rPr>
                        <w:rFonts w:ascii="Cambria Math" w:hAnsi="Cambria Math"/>
                      </w:rPr>
                    </m:ctrlPr>
                  </m:dPr>
                  <m:e>
                    <m:r>
                      <m:rPr>
                        <m:sty m:val="p"/>
                      </m:rPr>
                      <w:rPr>
                        <w:rFonts w:ascii="Cambria Math" w:hAnsi="Cambria Math"/>
                      </w:rPr>
                      <m:t>N</m:t>
                    </m:r>
                  </m:e>
                </m:d>
              </m:oMath>
            </m:oMathPara>
          </w:p>
          <w:p w:rsidR="004F070F" w:rsidRPr="00C72D72" w:rsidRDefault="004F070F" w:rsidP="004F070F">
            <w:pPr>
              <w:ind w:leftChars="300" w:left="720" w:firstLine="0"/>
            </w:pPr>
            <m:oMathPara>
              <m:oMathParaPr>
                <m:jc m:val="left"/>
              </m:oMathParaPr>
              <m:oMath>
                <m:r>
                  <m:rPr>
                    <m:sty m:val="p"/>
                  </m:rPr>
                  <w:rPr>
                    <w:rFonts w:ascii="Cambria Math" w:hAnsi="Cambria Math"/>
                  </w:rPr>
                  <m:t>nearNeighborDistance←</m:t>
                </m:r>
                <m:r>
                  <m:rPr>
                    <m:sty m:val="b"/>
                  </m:rPr>
                  <w:rPr>
                    <w:rFonts w:ascii="Cambria Math" w:hAnsi="Cambria Math"/>
                  </w:rPr>
                  <m:t>new</m:t>
                </m:r>
                <m:r>
                  <m:rPr>
                    <m:sty m:val="p"/>
                  </m:rPr>
                  <w:rPr>
                    <w:rFonts w:ascii="Cambria Math" w:hAnsi="Cambria Math"/>
                  </w:rPr>
                  <m:t xml:space="preserve"> Array(N)</m:t>
                </m:r>
              </m:oMath>
            </m:oMathPara>
          </w:p>
          <w:p w:rsidR="004F070F" w:rsidRPr="00245B9F" w:rsidRDefault="004F070F" w:rsidP="004F070F">
            <w:pPr>
              <w:ind w:leftChars="300" w:left="720" w:firstLine="0"/>
              <w:rPr>
                <w:ins w:id="1604" w:author="耿正霖" w:date="2016-05-26T11:23:00Z"/>
              </w:rPr>
            </w:pPr>
            <m:oMathPara>
              <m:oMathParaPr>
                <m:jc m:val="left"/>
              </m:oMathParaPr>
              <m:oMath>
                <m:r>
                  <m:rPr>
                    <m:sty m:val="p"/>
                  </m:rPr>
                  <w:rPr>
                    <w:rFonts w:ascii="Cambria Math" w:hAnsi="Cambria Math"/>
                  </w:rPr>
                  <m:t>nearNeighborWeights←</m:t>
                </m:r>
                <m:r>
                  <m:rPr>
                    <m:sty m:val="b"/>
                  </m:rPr>
                  <w:rPr>
                    <w:rFonts w:ascii="Cambria Math" w:hAnsi="Cambria Math"/>
                  </w:rPr>
                  <m:t xml:space="preserve">new </m:t>
                </m:r>
                <m:r>
                  <m:rPr>
                    <m:sty m:val="p"/>
                  </m:rPr>
                  <w:rPr>
                    <w:rFonts w:ascii="Cambria Math" w:hAnsi="Cambria Math"/>
                  </w:rPr>
                  <m:t>Array(N)</m:t>
                </m:r>
              </m:oMath>
            </m:oMathPara>
          </w:p>
          <w:p w:rsidR="00245B9F" w:rsidRPr="00C72D72" w:rsidRDefault="00245B9F" w:rsidP="004F070F">
            <w:pPr>
              <w:ind w:leftChars="300" w:left="720" w:firstLine="0"/>
            </w:pPr>
            <w:ins w:id="1605" w:author="耿正霖" w:date="2016-05-26T11:23:00Z">
              <w:r>
                <w:rPr>
                  <w:rFonts w:hint="eastAsia"/>
                </w:rPr>
                <w:t>//</w:t>
              </w:r>
              <w:r>
                <w:t xml:space="preserve"> </w:t>
              </w:r>
              <w:r>
                <w:rPr>
                  <w:rFonts w:hint="eastAsia"/>
                </w:rPr>
                <w:t>找到角度最近的</w:t>
              </w:r>
              <w:r>
                <w:rPr>
                  <w:rFonts w:hint="eastAsia"/>
                </w:rPr>
                <w:t>N</w:t>
              </w:r>
              <w:r>
                <w:rPr>
                  <w:rFonts w:hint="eastAsia"/>
                </w:rPr>
                <w:t>个相机</w:t>
              </w:r>
            </w:ins>
          </w:p>
          <w:p w:rsidR="004F070F" w:rsidRPr="00C72D72" w:rsidRDefault="004F070F" w:rsidP="004F070F">
            <w:pPr>
              <w:ind w:leftChars="300" w:left="720" w:firstLine="0"/>
              <w:rPr>
                <w:b/>
              </w:rPr>
            </w:pPr>
            <m:oMathPara>
              <m:oMathParaPr>
                <m:jc m:val="left"/>
              </m:oMathParaPr>
              <m:oMath>
                <m:r>
                  <m:rPr>
                    <m:sty m:val="b"/>
                  </m:rPr>
                  <w:rPr>
                    <w:rFonts w:ascii="Cambria Math" w:hAnsi="Cambria Math"/>
                  </w:rPr>
                  <m:t>for</m:t>
                </m:r>
                <m:r>
                  <m:rPr>
                    <m:sty m:val="p"/>
                  </m:rPr>
                  <w:rPr>
                    <w:rFonts w:ascii="Cambria Math" w:hAnsi="Cambria Math"/>
                  </w:rPr>
                  <m:t xml:space="preserve"> i←1,cameraCount </m:t>
                </m:r>
                <m:r>
                  <m:rPr>
                    <m:sty m:val="b"/>
                  </m:rPr>
                  <w:rPr>
                    <w:rFonts w:ascii="Cambria Math" w:hAnsi="Cambria Math"/>
                  </w:rPr>
                  <m:t>do</m:t>
                </m:r>
              </m:oMath>
            </m:oMathPara>
          </w:p>
          <w:p w:rsidR="004F070F" w:rsidRPr="00C72D72" w:rsidRDefault="004F070F" w:rsidP="004F070F">
            <w:pPr>
              <w:ind w:leftChars="400" w:left="960" w:firstLine="0"/>
              <w:rPr>
                <w:b/>
              </w:rPr>
            </w:pPr>
            <m:oMathPara>
              <m:oMathParaPr>
                <m:jc m:val="left"/>
              </m:oMathParaPr>
              <m:oMath>
                <m:r>
                  <m:rPr>
                    <m:sty m:val="p"/>
                  </m:rPr>
                  <w:rPr>
                    <w:rFonts w:ascii="Cambria Math" w:hAnsi="Cambria Math"/>
                  </w:rPr>
                  <m:t>cameraRay←Ray(</m:t>
                </m:r>
                <m:d>
                  <m:dPr>
                    <m:ctrlPr>
                      <w:rPr>
                        <w:rFonts w:ascii="Cambria Math" w:hAnsi="Cambria Math"/>
                      </w:rPr>
                    </m:ctrlPr>
                  </m:dPr>
                  <m:e>
                    <m:r>
                      <m:rPr>
                        <m:sty m:val="p"/>
                      </m:rPr>
                      <w:rPr>
                        <w:rFonts w:ascii="Cambria Math" w:hAnsi="Cambria Math"/>
                      </w:rPr>
                      <m:t>cameraPos</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-intersect</m:t>
                    </m:r>
                  </m:e>
                </m:d>
                <m:r>
                  <m:rPr>
                    <m:sty m:val="p"/>
                  </m:rPr>
                  <w:rPr>
                    <w:rFonts w:ascii="Cambria Math" w:hAnsi="Cambria Math"/>
                  </w:rPr>
                  <m:t>.normalized,intersect)</m:t>
                </m:r>
              </m:oMath>
            </m:oMathPara>
          </w:p>
          <w:p w:rsidR="004F070F" w:rsidRPr="00C72D72" w:rsidRDefault="004F070F" w:rsidP="004F070F">
            <w:pPr>
              <w:ind w:leftChars="400" w:left="960" w:firstLine="0"/>
              <w:rPr>
                <w:b/>
              </w:rPr>
            </w:pPr>
            <m:oMathPara>
              <m:oMathParaPr>
                <m:jc m:val="left"/>
              </m:oMathParaPr>
              <m:oMath>
                <m:r>
                  <m:rPr>
                    <m:sty m:val="p"/>
                  </m:rPr>
                  <w:rPr>
                    <w:rFonts w:ascii="Cambria Math" w:hAnsi="Cambria Math"/>
                  </w:rPr>
                  <m:t>distance←AngleDistance(ray,cameraRay)</m:t>
                </m:r>
              </m:oMath>
            </m:oMathPara>
          </w:p>
          <w:p w:rsidR="004F070F" w:rsidRPr="00C72D72" w:rsidRDefault="004F070F" w:rsidP="004F070F">
            <w:pPr>
              <w:ind w:leftChars="400" w:left="960" w:firstLine="0"/>
            </w:pPr>
            <m:oMathPara>
              <m:oMathParaPr>
                <m:jc m:val="left"/>
              </m:oMathParaPr>
              <m:oMath>
                <m:r>
                  <m:rPr>
                    <m:sty m:val="p"/>
                  </m:rPr>
                  <w:rPr>
                    <w:rFonts w:ascii="Cambria Math" w:hAnsi="Cambria Math"/>
                  </w:rPr>
                  <m:t>pos←FindInsertPosition(nearNeighborDistance,distance)</m:t>
                </m:r>
              </m:oMath>
            </m:oMathPara>
          </w:p>
          <w:p w:rsidR="004F070F" w:rsidRPr="00C72D72" w:rsidRDefault="004F070F" w:rsidP="004F070F">
            <w:pPr>
              <w:ind w:leftChars="400" w:left="960" w:firstLine="0"/>
              <w:rPr>
                <w:b/>
              </w:rPr>
            </w:pPr>
            <m:oMathPara>
              <m:oMathParaPr>
                <m:jc m:val="left"/>
              </m:oMathParaPr>
              <m:oMath>
                <m:r>
                  <m:rPr>
                    <m:sty m:val="b"/>
                  </m:rPr>
                  <w:rPr>
                    <w:rFonts w:ascii="Cambria Math" w:hAnsi="Cambria Math"/>
                  </w:rPr>
                  <m:t>if</m:t>
                </m:r>
                <m:r>
                  <m:rPr>
                    <m:sty m:val="p"/>
                  </m:rPr>
                  <w:rPr>
                    <w:rFonts w:ascii="Cambria Math" w:hAnsi="Cambria Math"/>
                  </w:rPr>
                  <m:t xml:space="preserve"> pos&gt;N </m:t>
                </m:r>
                <m:r>
                  <m:rPr>
                    <m:sty m:val="b"/>
                  </m:rPr>
                  <w:rPr>
                    <w:rFonts w:ascii="Cambria Math" w:hAnsi="Cambria Math"/>
                  </w:rPr>
                  <m:t>then</m:t>
                </m:r>
              </m:oMath>
            </m:oMathPara>
          </w:p>
          <w:p w:rsidR="004F070F" w:rsidRPr="00C72D72" w:rsidRDefault="004F070F" w:rsidP="004F070F">
            <w:pPr>
              <w:ind w:leftChars="500" w:left="1200" w:firstLine="0"/>
            </w:pPr>
            <m:oMathPara>
              <m:oMathParaPr>
                <m:jc m:val="left"/>
              </m:oMathParaPr>
              <m:oMath>
                <m:r>
                  <m:rPr>
                    <m:sty m:val="p"/>
                  </m:rPr>
                  <w:rPr>
                    <w:rFonts w:ascii="Cambria Math" w:hAnsi="Cambria Math"/>
                  </w:rPr>
                  <m:t>Insert</m:t>
                </m:r>
                <m:d>
                  <m:dPr>
                    <m:ctrlPr>
                      <w:rPr>
                        <w:rFonts w:ascii="Cambria Math" w:hAnsi="Cambria Math"/>
                      </w:rPr>
                    </m:ctrlPr>
                  </m:dPr>
                  <m:e>
                    <m:r>
                      <m:rPr>
                        <m:sty m:val="p"/>
                      </m:rPr>
                      <w:rPr>
                        <w:rFonts w:ascii="Cambria Math" w:hAnsi="Cambria Math"/>
                      </w:rPr>
                      <m:t>nearNeighborIndices,pos,i</m:t>
                    </m:r>
                  </m:e>
                </m:d>
              </m:oMath>
            </m:oMathPara>
          </w:p>
          <w:p w:rsidR="004F070F" w:rsidRPr="00C72D72" w:rsidRDefault="004F070F" w:rsidP="004F070F">
            <w:pPr>
              <w:ind w:leftChars="500" w:left="1200" w:firstLine="0"/>
            </w:pPr>
            <m:oMathPara>
              <m:oMathParaPr>
                <m:jc m:val="left"/>
              </m:oMathParaPr>
              <m:oMath>
                <m:r>
                  <m:rPr>
                    <m:sty m:val="p"/>
                  </m:rPr>
                  <w:rPr>
                    <w:rFonts w:ascii="Cambria Math" w:hAnsi="Cambria Math"/>
                  </w:rPr>
                  <m:t>Insert</m:t>
                </m:r>
                <m:d>
                  <m:dPr>
                    <m:ctrlPr>
                      <w:rPr>
                        <w:rFonts w:ascii="Cambria Math" w:hAnsi="Cambria Math"/>
                      </w:rPr>
                    </m:ctrlPr>
                  </m:dPr>
                  <m:e>
                    <m:r>
                      <m:rPr>
                        <m:sty m:val="p"/>
                      </m:rPr>
                      <w:rPr>
                        <w:rFonts w:ascii="Cambria Math" w:hAnsi="Cambria Math"/>
                      </w:rPr>
                      <m:t>nearNeighborDistance,pos,dis</m:t>
                    </m:r>
                  </m:e>
                </m:d>
              </m:oMath>
            </m:oMathPara>
          </w:p>
          <w:p w:rsidR="004F070F" w:rsidRPr="00C72D72" w:rsidRDefault="004F070F" w:rsidP="004F070F">
            <w:pPr>
              <w:ind w:leftChars="500" w:left="1200" w:firstLine="0"/>
            </w:pPr>
            <m:oMathPara>
              <m:oMathParaPr>
                <m:jc m:val="left"/>
              </m:oMathParaPr>
              <m:oMath>
                <m:r>
                  <m:rPr>
                    <m:sty m:val="p"/>
                  </m:rPr>
                  <w:rPr>
                    <w:rFonts w:ascii="Cambria Math" w:hAnsi="Cambria Math"/>
                  </w:rPr>
                  <m:t>Insert</m:t>
                </m:r>
                <m:d>
                  <m:dPr>
                    <m:ctrlPr>
                      <w:rPr>
                        <w:rFonts w:ascii="Cambria Math" w:hAnsi="Cambria Math"/>
                      </w:rPr>
                    </m:ctrlPr>
                  </m:dPr>
                  <m:e>
                    <m:r>
                      <m:rPr>
                        <m:sty m:val="p"/>
                      </m:rPr>
                      <w:rPr>
                        <w:rFonts w:ascii="Cambria Math" w:hAnsi="Cambria Math"/>
                      </w:rPr>
                      <m:t>nearNeighborWeights,pos,1-dis</m:t>
                    </m:r>
                  </m:e>
                </m:d>
              </m:oMath>
            </m:oMathPara>
          </w:p>
          <w:p w:rsidR="004F070F" w:rsidRPr="00C72D72" w:rsidRDefault="004F070F" w:rsidP="004F070F">
            <w:pPr>
              <w:ind w:leftChars="400" w:left="960" w:firstLine="0"/>
              <w:rPr>
                <w:b/>
              </w:rPr>
            </w:pPr>
            <m:oMathPara>
              <m:oMathParaPr>
                <m:jc m:val="left"/>
              </m:oMathParaPr>
              <m:oMath>
                <m:r>
                  <m:rPr>
                    <m:sty m:val="b"/>
                  </m:rPr>
                  <w:rPr>
                    <w:rFonts w:ascii="Cambria Math" w:hAnsi="Cambria Math"/>
                  </w:rPr>
                  <m:t>end if</m:t>
                </m:r>
              </m:oMath>
            </m:oMathPara>
          </w:p>
          <w:p w:rsidR="004F070F" w:rsidRPr="00C72D72" w:rsidRDefault="004F070F" w:rsidP="004F070F">
            <w:pPr>
              <w:ind w:leftChars="300" w:left="720" w:firstLine="0"/>
              <w:rPr>
                <w:b/>
              </w:rPr>
            </w:pPr>
            <m:oMathPara>
              <m:oMathParaPr>
                <m:jc m:val="left"/>
              </m:oMathParaPr>
              <m:oMath>
                <m:r>
                  <m:rPr>
                    <m:sty m:val="b"/>
                  </m:rPr>
                  <w:rPr>
                    <w:rFonts w:ascii="Cambria Math" w:hAnsi="Cambria Math"/>
                  </w:rPr>
                  <m:t>end for</m:t>
                </m:r>
              </m:oMath>
            </m:oMathPara>
          </w:p>
          <w:p w:rsidR="004F070F" w:rsidRPr="00766628" w:rsidRDefault="004F070F" w:rsidP="004F070F">
            <w:pPr>
              <w:ind w:leftChars="300" w:left="720" w:firstLine="0"/>
            </w:pPr>
            <m:oMathPara>
              <m:oMathParaPr>
                <m:jc m:val="left"/>
              </m:oMathParaPr>
              <m:oMath>
                <m:r>
                  <m:rPr>
                    <m:sty m:val="p"/>
                  </m:rPr>
                  <w:rPr>
                    <w:rFonts w:ascii="Cambria Math" w:hAnsi="Cambria Math"/>
                  </w:rPr>
                  <m:t>Normalize(nearNeightborWeights)</m:t>
                </m:r>
              </m:oMath>
            </m:oMathPara>
          </w:p>
          <w:p w:rsidR="004F070F" w:rsidRPr="00245B9F" w:rsidRDefault="004F070F" w:rsidP="004F070F">
            <w:pPr>
              <w:ind w:leftChars="300" w:left="720" w:firstLine="0"/>
              <w:rPr>
                <w:ins w:id="1606" w:author="耿正霖" w:date="2016-05-26T11:23:00Z"/>
              </w:rPr>
            </w:pPr>
            <m:oMathPara>
              <m:oMathParaPr>
                <m:jc m:val="left"/>
              </m:oMathParaPr>
              <m:oMath>
                <m:r>
                  <m:rPr>
                    <m:sty m:val="p"/>
                  </m:rPr>
                  <w:rPr>
                    <w:rFonts w:ascii="Cambria Math" w:hAnsi="Cambria Math"/>
                  </w:rPr>
                  <m:t>pixelColor←</m:t>
                </m:r>
                <m:r>
                  <m:rPr>
                    <m:sty m:val="b"/>
                  </m:rPr>
                  <w:rPr>
                    <w:rFonts w:ascii="Cambria Math" w:hAnsi="Cambria Math"/>
                  </w:rPr>
                  <m:t xml:space="preserve">new </m:t>
                </m:r>
                <m:r>
                  <m:rPr>
                    <m:sty m:val="p"/>
                  </m:rPr>
                  <w:rPr>
                    <w:rFonts w:ascii="Cambria Math" w:hAnsi="Cambria Math"/>
                  </w:rPr>
                  <m:t>Color</m:t>
                </m:r>
                <m:d>
                  <m:dPr>
                    <m:ctrlPr>
                      <w:rPr>
                        <w:rFonts w:ascii="Cambria Math" w:hAnsi="Cambria Math"/>
                      </w:rPr>
                    </m:ctrlPr>
                  </m:dPr>
                  <m:e>
                    <m:r>
                      <m:rPr>
                        <m:sty m:val="p"/>
                      </m:rPr>
                      <w:rPr>
                        <w:rFonts w:ascii="Cambria Math" w:hAnsi="Cambria Math"/>
                      </w:rPr>
                      <m:t>0,0,0,0</m:t>
                    </m:r>
                  </m:e>
                </m:d>
              </m:oMath>
            </m:oMathPara>
          </w:p>
          <w:p w:rsidR="00245B9F" w:rsidRPr="00766628" w:rsidRDefault="00245B9F" w:rsidP="004F070F">
            <w:pPr>
              <w:ind w:leftChars="300" w:left="720" w:firstLine="0"/>
            </w:pPr>
            <w:ins w:id="1607" w:author="耿正霖" w:date="2016-05-26T11:23:00Z">
              <w:r>
                <w:rPr>
                  <w:rFonts w:hint="eastAsia"/>
                </w:rPr>
                <w:t>//</w:t>
              </w:r>
              <w:r>
                <w:t xml:space="preserve"> </w:t>
              </w:r>
              <w:r>
                <w:rPr>
                  <w:rFonts w:hint="eastAsia"/>
                </w:rPr>
                <w:t>对</w:t>
              </w:r>
            </w:ins>
            <w:ins w:id="1608" w:author="耿正霖" w:date="2016-05-26T11:24:00Z">
              <w:r>
                <w:rPr>
                  <w:rFonts w:hint="eastAsia"/>
                </w:rPr>
                <w:t>颜色进行加权平均</w:t>
              </w:r>
            </w:ins>
          </w:p>
          <w:p w:rsidR="004F070F" w:rsidRPr="009C4BB1" w:rsidRDefault="004F070F" w:rsidP="004F070F">
            <w:pPr>
              <w:ind w:leftChars="300" w:left="720" w:firstLine="0"/>
              <w:rPr>
                <w:b/>
              </w:rPr>
            </w:pPr>
            <m:oMathPara>
              <m:oMathParaPr>
                <m:jc m:val="left"/>
              </m:oMathParaPr>
              <m:oMath>
                <m:r>
                  <m:rPr>
                    <m:sty m:val="b"/>
                  </m:rPr>
                  <w:rPr>
                    <w:rFonts w:ascii="Cambria Math" w:hAnsi="Cambria Math"/>
                  </w:rPr>
                  <m:t>for</m:t>
                </m:r>
                <m:r>
                  <m:rPr>
                    <m:sty m:val="p"/>
                  </m:rPr>
                  <w:rPr>
                    <w:rFonts w:ascii="Cambria Math" w:hAnsi="Cambria Math"/>
                  </w:rPr>
                  <m:t xml:space="preserve"> j←1,N </m:t>
                </m:r>
                <m:r>
                  <m:rPr>
                    <m:sty m:val="b"/>
                  </m:rPr>
                  <w:rPr>
                    <w:rFonts w:ascii="Cambria Math" w:hAnsi="Cambria Math"/>
                  </w:rPr>
                  <m:t>do</m:t>
                </m:r>
              </m:oMath>
            </m:oMathPara>
          </w:p>
          <w:p w:rsidR="004F070F" w:rsidRPr="009C4BB1" w:rsidRDefault="004F070F" w:rsidP="004F070F">
            <w:pPr>
              <w:ind w:leftChars="400" w:left="960" w:firstLine="0"/>
            </w:pPr>
            <m:oMathPara>
              <m:oMathParaPr>
                <m:jc m:val="left"/>
              </m:oMathParaPr>
              <m:oMath>
                <m:r>
                  <m:rPr>
                    <m:sty m:val="p"/>
                  </m:rPr>
                  <w:rPr>
                    <w:rFonts w:ascii="Cambria Math" w:hAnsi="Cambria Math"/>
                  </w:rPr>
                  <m:t>w←nearNeighborWeights</m:t>
                </m:r>
                <m:d>
                  <m:dPr>
                    <m:begChr m:val="["/>
                    <m:endChr m:val="]"/>
                    <m:ctrlPr>
                      <w:rPr>
                        <w:rFonts w:ascii="Cambria Math" w:hAnsi="Cambria Math"/>
                      </w:rPr>
                    </m:ctrlPr>
                  </m:dPr>
                  <m:e>
                    <m:r>
                      <m:rPr>
                        <m:sty m:val="p"/>
                      </m:rPr>
                      <w:rPr>
                        <w:rFonts w:ascii="Cambria Math" w:hAnsi="Cambria Math"/>
                      </w:rPr>
                      <m:t>j</m:t>
                    </m:r>
                  </m:e>
                </m:d>
              </m:oMath>
            </m:oMathPara>
          </w:p>
          <w:p w:rsidR="004F070F" w:rsidRPr="009C4BB1" w:rsidRDefault="004F070F" w:rsidP="004F070F">
            <w:pPr>
              <w:ind w:leftChars="400" w:left="960" w:firstLine="0"/>
              <w:rPr>
                <w:b/>
              </w:rPr>
            </w:pPr>
            <m:oMathPara>
              <m:oMathParaPr>
                <m:jc m:val="left"/>
              </m:oMathParaPr>
              <m:oMath>
                <m:r>
                  <m:rPr>
                    <m:sty m:val="p"/>
                  </m:rPr>
                  <w:rPr>
                    <w:rFonts w:ascii="Cambria Math" w:hAnsi="Cambria Math"/>
                  </w:rPr>
                  <m:t>i←nearNeighborIndices[j]</m:t>
                </m:r>
              </m:oMath>
            </m:oMathPara>
          </w:p>
          <w:p w:rsidR="004F070F" w:rsidRPr="00766628" w:rsidRDefault="004F070F" w:rsidP="004F070F">
            <w:pPr>
              <w:ind w:leftChars="400" w:left="960" w:firstLine="0"/>
              <w:rPr>
                <w:b/>
              </w:rPr>
            </w:pPr>
            <m:oMathPara>
              <m:oMathParaPr>
                <m:jc m:val="left"/>
              </m:oMathParaPr>
              <m:oMath>
                <m:r>
                  <m:rPr>
                    <m:sty m:val="p"/>
                  </m:rPr>
                  <w:rPr>
                    <w:rFonts w:ascii="Cambria Math" w:hAnsi="Cambria Math"/>
                  </w:rPr>
                  <m:t>samplePos←GetSamplingPosition(cameras[i],intersect)</m:t>
                </m:r>
              </m:oMath>
            </m:oMathPara>
          </w:p>
          <w:p w:rsidR="004F070F" w:rsidRPr="009C4BB1" w:rsidRDefault="004F070F" w:rsidP="004F070F">
            <w:pPr>
              <w:ind w:leftChars="400" w:left="960" w:firstLine="0"/>
            </w:pPr>
            <m:oMathPara>
              <m:oMathParaPr>
                <m:jc m:val="left"/>
              </m:oMathParaPr>
              <m:oMath>
                <m:r>
                  <m:rPr>
                    <m:sty m:val="p"/>
                  </m:rPr>
                  <w:rPr>
                    <w:rFonts w:ascii="Cambria Math" w:hAnsi="Cambria Math"/>
                  </w:rPr>
                  <m:t>texColor←texColor+w*TextureSampler(tex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,samplePos)</m:t>
                </m:r>
              </m:oMath>
            </m:oMathPara>
          </w:p>
          <w:p w:rsidR="004F070F" w:rsidRPr="009C4BB1" w:rsidRDefault="004F070F" w:rsidP="004F070F">
            <w:pPr>
              <w:ind w:leftChars="300" w:left="720" w:firstLine="0"/>
              <w:rPr>
                <w:b/>
              </w:rPr>
            </w:pPr>
            <m:oMathPara>
              <m:oMathParaPr>
                <m:jc m:val="left"/>
              </m:oMathParaPr>
              <m:oMath>
                <m:r>
                  <m:rPr>
                    <m:sty m:val="b"/>
                  </m:rPr>
                  <w:rPr>
                    <w:rFonts w:ascii="Cambria Math" w:hAnsi="Cambria Math"/>
                  </w:rPr>
                  <m:t>end for</m:t>
                </m:r>
              </m:oMath>
            </m:oMathPara>
          </w:p>
          <w:p w:rsidR="004F070F" w:rsidRPr="00766628" w:rsidRDefault="004F070F" w:rsidP="004F070F">
            <w:pPr>
              <w:ind w:leftChars="300" w:left="720" w:firstLine="0"/>
              <w:rPr>
                <w:b/>
              </w:rPr>
            </w:pPr>
            <m:oMathPara>
              <m:oMathParaPr>
                <m:jc m:val="left"/>
              </m:oMathParaPr>
              <m:oMath>
                <m:r>
                  <m:rPr>
                    <m:sty m:val="p"/>
                  </m:rPr>
                  <w:rPr>
                    <w:rFonts w:ascii="Cambria Math" w:hAnsi="Cambria Math"/>
                  </w:rPr>
                  <m:t>SetColor(x,y,pixelColor)</m:t>
                </m:r>
              </m:oMath>
            </m:oMathPara>
          </w:p>
          <w:p w:rsidR="004F070F" w:rsidRPr="00D249DB" w:rsidRDefault="004F070F" w:rsidP="004F070F">
            <w:pPr>
              <w:ind w:leftChars="200" w:left="480" w:firstLine="0"/>
              <w:rPr>
                <w:b/>
              </w:rPr>
            </w:pPr>
            <m:oMathPara>
              <m:oMathParaPr>
                <m:jc m:val="left"/>
              </m:oMathParaPr>
              <m:oMath>
                <m:r>
                  <m:rPr>
                    <m:sty m:val="b"/>
                  </m:rPr>
                  <w:rPr>
                    <w:rFonts w:ascii="Cambria Math" w:hAnsi="Cambria Math"/>
                  </w:rPr>
                  <m:t>end for</m:t>
                </m:r>
              </m:oMath>
            </m:oMathPara>
          </w:p>
          <w:p w:rsidR="004F070F" w:rsidRPr="00D249DB" w:rsidRDefault="004F070F" w:rsidP="004F070F">
            <w:pPr>
              <w:ind w:leftChars="100" w:left="240" w:firstLine="0"/>
              <w:rPr>
                <w:b/>
              </w:rPr>
            </w:pPr>
            <m:oMathPara>
              <m:oMathParaPr>
                <m:jc m:val="left"/>
              </m:oMathParaPr>
              <m:oMath>
                <m:r>
                  <m:rPr>
                    <m:sty m:val="b"/>
                  </m:rPr>
                  <w:rPr>
                    <w:rFonts w:ascii="Cambria Math" w:hAnsi="Cambria Math"/>
                  </w:rPr>
                  <m:t>end for</m:t>
                </m:r>
              </m:oMath>
            </m:oMathPara>
          </w:p>
          <w:p w:rsidR="004F070F" w:rsidRPr="00046B6B" w:rsidRDefault="004F070F" w:rsidP="004F070F">
            <w:pPr>
              <w:ind w:leftChars="100" w:left="240" w:firstLine="0"/>
            </w:pPr>
            <m:oMathPara>
              <m:oMathParaPr>
                <m:jc m:val="left"/>
              </m:oMathParaPr>
              <m:oMath>
                <m:r>
                  <m:rPr>
                    <m:sty m:val="b"/>
                  </m:rPr>
                  <w:rPr>
                    <w:rFonts w:ascii="Cambria Math" w:hAnsi="Cambria Math"/>
                  </w:rPr>
                  <m:t>return</m:t>
                </m:r>
              </m:oMath>
            </m:oMathPara>
          </w:p>
          <w:p w:rsidR="004F070F" w:rsidRPr="00046B6B" w:rsidRDefault="004F070F" w:rsidP="004F070F">
            <w:pPr>
              <w:ind w:firstLine="0"/>
              <w:rPr>
                <w:b/>
              </w:rPr>
            </w:pPr>
            <m:oMathPara>
              <m:oMathParaPr>
                <m:jc m:val="left"/>
              </m:oMathParaPr>
              <m:oMath>
                <m:r>
                  <m:rPr>
                    <m:sty m:val="b"/>
                  </m:rPr>
                  <w:rPr>
                    <w:rFonts w:ascii="Cambria Math" w:hAnsi="Cambria Math"/>
                  </w:rPr>
                  <m:t>end procedure</m:t>
                </m:r>
              </m:oMath>
            </m:oMathPara>
          </w:p>
        </w:tc>
      </w:tr>
    </w:tbl>
    <w:p w:rsidR="008D74E5" w:rsidRDefault="008D74E5" w:rsidP="008D74E5">
      <w:pPr>
        <w:ind w:firstLine="0"/>
      </w:pPr>
    </w:p>
    <w:p w:rsidR="00E62AA2" w:rsidRDefault="00A90C6C" w:rsidP="00D242CA">
      <w:r>
        <w:rPr>
          <w:noProof/>
        </w:rPr>
        <w:lastRenderedPageBreak/>
        <mc:AlternateContent>
          <mc:Choice Requires="wps">
            <w:drawing>
              <wp:anchor distT="0" distB="0" distL="114300" distR="114300" simplePos="0" relativeHeight="251702272" behindDoc="0" locked="0" layoutInCell="1" allowOverlap="1" wp14:anchorId="4A517A4A" wp14:editId="32CD4DD0">
                <wp:simplePos x="0" y="0"/>
                <wp:positionH relativeFrom="margin">
                  <wp:align>left</wp:align>
                </wp:positionH>
                <wp:positionV relativeFrom="paragraph">
                  <wp:posOffset>2851785</wp:posOffset>
                </wp:positionV>
                <wp:extent cx="5328285" cy="635"/>
                <wp:effectExtent l="0" t="0" r="5715" b="6350"/>
                <wp:wrapTopAndBottom/>
                <wp:docPr id="12" name="Text Box 12"/>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rsidR="0046526A" w:rsidDel="00A90C6C" w:rsidRDefault="0046526A" w:rsidP="008D74E5">
                            <w:pPr>
                              <w:pStyle w:val="Caption"/>
                              <w:jc w:val="center"/>
                              <w:rPr>
                                <w:del w:id="1609" w:author="耿正霖" w:date="2016-05-27T00:37:00Z"/>
                              </w:rPr>
                            </w:pPr>
                            <w:bookmarkStart w:id="1610" w:name="_Ref452072674"/>
                            <w:bookmarkStart w:id="1611" w:name="_Ref451190487"/>
                            <w:bookmarkStart w:id="1612" w:name="_Toc451195202"/>
                            <w:bookmarkStart w:id="1613" w:name="_Toc452065179"/>
                            <w:bookmarkStart w:id="1614" w:name="_Ref452072654"/>
                            <w:r>
                              <w:t>图</w:t>
                            </w:r>
                            <w:r>
                              <w:t xml:space="preserve"> </w:t>
                            </w:r>
                            <w:ins w:id="1615" w:author="耿正霖" w:date="2016-05-26T22:27:00Z">
                              <w:r>
                                <w:fldChar w:fldCharType="begin"/>
                              </w:r>
                              <w:r>
                                <w:instrText xml:space="preserve"> STYLEREF 1 \s </w:instrText>
                              </w:r>
                            </w:ins>
                            <w:r>
                              <w:fldChar w:fldCharType="separate"/>
                            </w:r>
                            <w:r>
                              <w:rPr>
                                <w:noProof/>
                              </w:rPr>
                              <w:t>4</w:t>
                            </w:r>
                            <w:ins w:id="1616"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617" w:author="耿正霖" w:date="2016-05-26T22:27:00Z">
                              <w:r>
                                <w:rPr>
                                  <w:noProof/>
                                </w:rPr>
                                <w:t>3</w:t>
                              </w:r>
                              <w:r>
                                <w:fldChar w:fldCharType="end"/>
                              </w:r>
                            </w:ins>
                            <w:bookmarkEnd w:id="1610"/>
                            <w:del w:id="1618" w:author="耿正霖" w:date="2016-05-26T15:23:00Z">
                              <w:r w:rsidDel="00010A49">
                                <w:fldChar w:fldCharType="begin"/>
                              </w:r>
                              <w:r w:rsidDel="00010A49">
                                <w:delInstrText xml:space="preserve"> STYLEREF 1 \s </w:delInstrText>
                              </w:r>
                              <w:r w:rsidDel="00010A49">
                                <w:fldChar w:fldCharType="separate"/>
                              </w:r>
                              <w:r w:rsidDel="00010A49">
                                <w:rPr>
                                  <w:noProof/>
                                </w:rPr>
                                <w:delText>4</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2</w:delText>
                              </w:r>
                              <w:r w:rsidDel="00010A49">
                                <w:fldChar w:fldCharType="end"/>
                              </w:r>
                            </w:del>
                            <w:bookmarkEnd w:id="1611"/>
                            <w:r>
                              <w:t xml:space="preserve"> N</w:t>
                            </w:r>
                            <w:r>
                              <w:t>近邻的</w:t>
                            </w:r>
                            <w:r>
                              <w:rPr>
                                <w:rFonts w:hint="eastAsia"/>
                              </w:rPr>
                              <w:t>渲染</w:t>
                            </w:r>
                            <w:r>
                              <w:t>方法</w:t>
                            </w:r>
                            <w:bookmarkEnd w:id="1612"/>
                            <w:bookmarkEnd w:id="1613"/>
                            <w:bookmarkEnd w:id="1614"/>
                          </w:p>
                          <w:p w:rsidR="0046526A" w:rsidRPr="005818F7" w:rsidRDefault="0046526A">
                            <w:pPr>
                              <w:pStyle w:val="Caption"/>
                              <w:jc w:val="center"/>
                              <w:pPrChange w:id="1619" w:author="耿正霖" w:date="2016-05-27T00:37: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7A4A" id="Text Box 12" o:spid="_x0000_s1039" type="#_x0000_t202" style="position:absolute;left:0;text-align:left;margin-left:0;margin-top:224.55pt;width:419.5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qlLwIAAGc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" stroked="f">
                <v:textbox style="mso-fit-shape-to-text:t" inset="0,0,0,0">
                  <w:txbxContent>
                    <w:p w:rsidR="0046526A" w:rsidDel="00A90C6C" w:rsidRDefault="0046526A" w:rsidP="008D74E5">
                      <w:pPr>
                        <w:pStyle w:val="Caption"/>
                        <w:jc w:val="center"/>
                        <w:rPr>
                          <w:del w:id="1620" w:author="耿正霖" w:date="2016-05-27T00:37:00Z"/>
                        </w:rPr>
                      </w:pPr>
                      <w:bookmarkStart w:id="1621" w:name="_Ref452072674"/>
                      <w:bookmarkStart w:id="1622" w:name="_Ref451190487"/>
                      <w:bookmarkStart w:id="1623" w:name="_Toc451195202"/>
                      <w:bookmarkStart w:id="1624" w:name="_Toc452065179"/>
                      <w:bookmarkStart w:id="1625" w:name="_Ref452072654"/>
                      <w:r>
                        <w:t>图</w:t>
                      </w:r>
                      <w:r>
                        <w:t xml:space="preserve"> </w:t>
                      </w:r>
                      <w:ins w:id="1626" w:author="耿正霖" w:date="2016-05-26T22:27:00Z">
                        <w:r>
                          <w:fldChar w:fldCharType="begin"/>
                        </w:r>
                        <w:r>
                          <w:instrText xml:space="preserve"> STYLEREF 1 \s </w:instrText>
                        </w:r>
                      </w:ins>
                      <w:r>
                        <w:fldChar w:fldCharType="separate"/>
                      </w:r>
                      <w:r>
                        <w:rPr>
                          <w:noProof/>
                        </w:rPr>
                        <w:t>4</w:t>
                      </w:r>
                      <w:ins w:id="1627" w:author="耿正霖" w:date="2016-05-26T22:27:00Z">
                        <w:r>
                          <w:fldChar w:fldCharType="end"/>
                        </w:r>
                        <w:r>
                          <w:t>.</w:t>
                        </w:r>
                        <w:r>
                          <w:fldChar w:fldCharType="begin"/>
                        </w:r>
                        <w:r>
                          <w:instrText xml:space="preserve"> SEQ </w:instrText>
                        </w:r>
                        <w:r>
                          <w:instrText>图</w:instrText>
                        </w:r>
                        <w:r>
                          <w:instrText xml:space="preserve"> \* ARABIC \s 1 </w:instrText>
                        </w:r>
                      </w:ins>
                      <w:r>
                        <w:fldChar w:fldCharType="separate"/>
                      </w:r>
                      <w:ins w:id="1628" w:author="耿正霖" w:date="2016-05-26T22:27:00Z">
                        <w:r>
                          <w:rPr>
                            <w:noProof/>
                          </w:rPr>
                          <w:t>3</w:t>
                        </w:r>
                        <w:r>
                          <w:fldChar w:fldCharType="end"/>
                        </w:r>
                      </w:ins>
                      <w:bookmarkEnd w:id="1621"/>
                      <w:del w:id="1629" w:author="耿正霖" w:date="2016-05-26T15:23:00Z">
                        <w:r w:rsidDel="00010A49">
                          <w:fldChar w:fldCharType="begin"/>
                        </w:r>
                        <w:r w:rsidDel="00010A49">
                          <w:delInstrText xml:space="preserve"> STYLEREF 1 \s </w:delInstrText>
                        </w:r>
                        <w:r w:rsidDel="00010A49">
                          <w:fldChar w:fldCharType="separate"/>
                        </w:r>
                        <w:r w:rsidDel="00010A49">
                          <w:rPr>
                            <w:noProof/>
                          </w:rPr>
                          <w:delText>4</w:delText>
                        </w:r>
                        <w:r w:rsidDel="00010A49">
                          <w:rPr>
                            <w:noProof/>
                          </w:rPr>
                          <w:fldChar w:fldCharType="end"/>
                        </w:r>
                        <w:r w:rsidDel="00010A49">
                          <w:delText>.</w:delText>
                        </w:r>
                        <w:r w:rsidDel="00010A49">
                          <w:fldChar w:fldCharType="begin"/>
                        </w:r>
                        <w:r w:rsidDel="00010A49">
                          <w:delInstrText xml:space="preserve"> SEQ </w:delInstrText>
                        </w:r>
                        <w:r w:rsidDel="00010A49">
                          <w:delInstrText>图</w:delInstrText>
                        </w:r>
                        <w:r w:rsidDel="00010A49">
                          <w:delInstrText xml:space="preserve"> \* ARABIC \s 1 </w:delInstrText>
                        </w:r>
                        <w:r w:rsidDel="00010A49">
                          <w:fldChar w:fldCharType="separate"/>
                        </w:r>
                        <w:r w:rsidDel="00010A49">
                          <w:rPr>
                            <w:noProof/>
                          </w:rPr>
                          <w:delText>2</w:delText>
                        </w:r>
                        <w:r w:rsidDel="00010A49">
                          <w:fldChar w:fldCharType="end"/>
                        </w:r>
                      </w:del>
                      <w:bookmarkEnd w:id="1622"/>
                      <w:r>
                        <w:t xml:space="preserve"> N</w:t>
                      </w:r>
                      <w:r>
                        <w:t>近邻的</w:t>
                      </w:r>
                      <w:r>
                        <w:rPr>
                          <w:rFonts w:hint="eastAsia"/>
                        </w:rPr>
                        <w:t>渲染</w:t>
                      </w:r>
                      <w:r>
                        <w:t>方法</w:t>
                      </w:r>
                      <w:bookmarkEnd w:id="1623"/>
                      <w:bookmarkEnd w:id="1624"/>
                      <w:bookmarkEnd w:id="1625"/>
                    </w:p>
                    <w:p w:rsidR="0046526A" w:rsidRPr="005818F7" w:rsidRDefault="0046526A">
                      <w:pPr>
                        <w:pStyle w:val="Caption"/>
                        <w:jc w:val="center"/>
                        <w:pPrChange w:id="1630" w:author="耿正霖" w:date="2016-05-27T00:37:00Z">
                          <w:pPr/>
                        </w:pPrChange>
                      </w:pPr>
                    </w:p>
                  </w:txbxContent>
                </v:textbox>
                <w10:wrap type="topAndBottom" anchorx="margin"/>
              </v:shape>
            </w:pict>
          </mc:Fallback>
        </mc:AlternateContent>
      </w:r>
      <w:r w:rsidR="003A0A37">
        <w:rPr>
          <w:noProof/>
        </w:rPr>
        <w:drawing>
          <wp:anchor distT="0" distB="0" distL="114300" distR="114300" simplePos="0" relativeHeight="251700224" behindDoc="0" locked="0" layoutInCell="1" allowOverlap="1" wp14:anchorId="55DC8AFD" wp14:editId="08CCE8C0">
            <wp:simplePos x="0" y="0"/>
            <wp:positionH relativeFrom="margin">
              <wp:align>left</wp:align>
            </wp:positionH>
            <wp:positionV relativeFrom="paragraph">
              <wp:posOffset>551717</wp:posOffset>
            </wp:positionV>
            <wp:extent cx="5328285" cy="2298065"/>
            <wp:effectExtent l="0" t="0" r="571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28285" cy="2298065"/>
                    </a:xfrm>
                    <a:prstGeom prst="rect">
                      <a:avLst/>
                    </a:prstGeom>
                  </pic:spPr>
                </pic:pic>
              </a:graphicData>
            </a:graphic>
          </wp:anchor>
        </w:drawing>
      </w:r>
      <w:r w:rsidR="00E62AA2">
        <w:rPr>
          <w:rFonts w:hint="eastAsia"/>
        </w:rPr>
        <w:t>最终实现的渲染效果</w:t>
      </w:r>
      <w:r w:rsidR="00717C09">
        <w:rPr>
          <w:rFonts w:hint="eastAsia"/>
        </w:rPr>
        <w:t>如</w:t>
      </w:r>
      <w:ins w:id="1631" w:author="耿正霖" w:date="2016-05-27T00:36:00Z">
        <w:r w:rsidR="004C0FBD">
          <w:fldChar w:fldCharType="begin"/>
        </w:r>
        <w:r w:rsidR="004C0FBD">
          <w:instrText xml:space="preserve"> REF _Ref452072674 \h </w:instrText>
        </w:r>
      </w:ins>
      <w:ins w:id="1632" w:author="耿正霖" w:date="2016-05-27T00:36:00Z">
        <w:r w:rsidR="004C0FBD">
          <w:fldChar w:fldCharType="separate"/>
        </w:r>
        <w:r w:rsidR="004C0FBD">
          <w:t>图</w:t>
        </w:r>
        <w:r w:rsidR="004C0FBD">
          <w:t xml:space="preserve"> </w:t>
        </w:r>
        <w:r w:rsidR="004C0FBD">
          <w:rPr>
            <w:noProof/>
          </w:rPr>
          <w:t>4</w:t>
        </w:r>
        <w:r w:rsidR="004C0FBD">
          <w:t>.</w:t>
        </w:r>
        <w:r w:rsidR="004C0FBD">
          <w:rPr>
            <w:noProof/>
          </w:rPr>
          <w:t>3</w:t>
        </w:r>
        <w:r w:rsidR="004C0FBD">
          <w:fldChar w:fldCharType="end"/>
        </w:r>
      </w:ins>
      <w:del w:id="1633" w:author="耿正霖" w:date="2016-05-27T00:36:00Z">
        <w:r w:rsidR="00717C09" w:rsidDel="004C0FBD">
          <w:fldChar w:fldCharType="begin"/>
        </w:r>
        <w:r w:rsidR="00717C09" w:rsidDel="004C0FBD">
          <w:delInstrText xml:space="preserve"> </w:delInstrText>
        </w:r>
        <w:r w:rsidR="00717C09" w:rsidDel="004C0FBD">
          <w:rPr>
            <w:rFonts w:hint="eastAsia"/>
          </w:rPr>
          <w:delInstrText>REF _Ref451190487 \h</w:delInstrText>
        </w:r>
        <w:r w:rsidR="00717C09" w:rsidDel="004C0FBD">
          <w:delInstrText xml:space="preserve"> </w:delInstrText>
        </w:r>
        <w:r w:rsidR="00717C09" w:rsidDel="004C0FBD">
          <w:fldChar w:fldCharType="separate"/>
        </w:r>
        <w:r w:rsidR="00717C09" w:rsidDel="004C0FBD">
          <w:delText>图</w:delText>
        </w:r>
        <w:r w:rsidR="00717C09" w:rsidDel="004C0FBD">
          <w:delText xml:space="preserve"> </w:delText>
        </w:r>
        <w:r w:rsidR="00717C09" w:rsidDel="004C0FBD">
          <w:rPr>
            <w:noProof/>
          </w:rPr>
          <w:delText>4</w:delText>
        </w:r>
        <w:r w:rsidR="00717C09" w:rsidDel="004C0FBD">
          <w:delText>.</w:delText>
        </w:r>
        <w:r w:rsidR="00717C09" w:rsidDel="004C0FBD">
          <w:rPr>
            <w:noProof/>
          </w:rPr>
          <w:delText>2</w:delText>
        </w:r>
        <w:r w:rsidR="00717C09" w:rsidDel="004C0FBD">
          <w:fldChar w:fldCharType="end"/>
        </w:r>
      </w:del>
      <w:r w:rsidR="00717C09">
        <w:t>(b)</w:t>
      </w:r>
      <w:r w:rsidR="00717C09">
        <w:rPr>
          <w:rFonts w:hint="eastAsia"/>
        </w:rPr>
        <w:t>。图中场景同样使用了</w:t>
      </w:r>
      <w:r w:rsidR="00717C09">
        <w:rPr>
          <w:rFonts w:hint="eastAsia"/>
        </w:rPr>
        <w:t>34</w:t>
      </w:r>
      <w:r w:rsidR="00717C09">
        <w:rPr>
          <w:rFonts w:hint="eastAsia"/>
        </w:rPr>
        <w:t>张图片，该帧渲染时间为</w:t>
      </w:r>
      <w:r w:rsidR="00717C09">
        <w:rPr>
          <w:rFonts w:hint="eastAsia"/>
        </w:rPr>
        <w:t>1565.4ms</w:t>
      </w:r>
      <w:r w:rsidR="00717C09">
        <w:rPr>
          <w:rFonts w:hint="eastAsia"/>
        </w:rPr>
        <w:t>。</w:t>
      </w:r>
    </w:p>
    <w:p w:rsidR="00E62AA2" w:rsidRDefault="00E62AA2" w:rsidP="00E62AA2">
      <w:pPr>
        <w:pStyle w:val="Heading2"/>
      </w:pPr>
      <w:bookmarkStart w:id="1634" w:name="_Toc451194210"/>
      <w:bookmarkStart w:id="1635" w:name="_Toc451194292"/>
      <w:bookmarkStart w:id="1636" w:name="_Toc451194537"/>
      <w:bookmarkStart w:id="1637" w:name="_Toc452072054"/>
      <w:r>
        <w:rPr>
          <w:rFonts w:hint="eastAsia"/>
        </w:rPr>
        <w:t>两种渲染方法的对比</w:t>
      </w:r>
      <w:bookmarkEnd w:id="1634"/>
      <w:bookmarkEnd w:id="1635"/>
      <w:bookmarkEnd w:id="1636"/>
      <w:bookmarkEnd w:id="1637"/>
    </w:p>
    <w:p w:rsidR="00E62AA2" w:rsidRDefault="00E62AA2" w:rsidP="00E62AA2">
      <w:r>
        <w:rPr>
          <w:rFonts w:hint="eastAsia"/>
        </w:rPr>
        <w:t>逐段线性的渲染方法和</w:t>
      </w:r>
      <w:r>
        <w:rPr>
          <w:rFonts w:hint="eastAsia"/>
        </w:rPr>
        <w:t>N</w:t>
      </w:r>
      <w:r>
        <w:rPr>
          <w:rFonts w:hint="eastAsia"/>
        </w:rPr>
        <w:t>近邻的渲染方法本质上是类似的。</w:t>
      </w:r>
    </w:p>
    <w:p w:rsidR="00E62AA2" w:rsidRDefault="00AA673A" w:rsidP="00E62AA2">
      <w:r>
        <w:rPr>
          <w:rFonts w:hint="eastAsia"/>
        </w:rPr>
        <w:t>从</w:t>
      </w:r>
      <w:proofErr w:type="spellStart"/>
      <w:r>
        <w:rPr>
          <w:rFonts w:hint="eastAsia"/>
        </w:rPr>
        <w:t>st</w:t>
      </w:r>
      <w:proofErr w:type="spellEnd"/>
      <w:r>
        <w:rPr>
          <w:rFonts w:hint="eastAsia"/>
        </w:rPr>
        <w:t>曲面角度来看</w:t>
      </w:r>
      <w:r w:rsidR="00E62AA2">
        <w:rPr>
          <w:rFonts w:hint="eastAsia"/>
        </w:rPr>
        <w:t>，逐段线性方法需要在场景中放置一个成像平面，这个成像平面就近似是</w:t>
      </w:r>
      <w:r w:rsidR="00E62AA2">
        <w:rPr>
          <w:rFonts w:hint="eastAsia"/>
        </w:rPr>
        <w:t>N</w:t>
      </w:r>
      <w:r w:rsidR="00E62AA2">
        <w:rPr>
          <w:rFonts w:hint="eastAsia"/>
        </w:rPr>
        <w:t>近邻方法中的场景几何。只不过</w:t>
      </w:r>
      <w:r w:rsidR="00E62AA2">
        <w:rPr>
          <w:rFonts w:hint="eastAsia"/>
        </w:rPr>
        <w:t>N</w:t>
      </w:r>
      <w:r w:rsidR="00E62AA2">
        <w:rPr>
          <w:rFonts w:hint="eastAsia"/>
        </w:rPr>
        <w:t>近邻方法不要求场景几何一定是平面，也可以球面，真实场景的三角网格，或任意形状。场景几何越逼近真实场景几何，渲染结果图越逼真。</w:t>
      </w:r>
    </w:p>
    <w:p w:rsidR="00AA673A" w:rsidRDefault="00AA673A" w:rsidP="00AA673A">
      <w:r>
        <w:rPr>
          <w:rFonts w:hint="eastAsia"/>
        </w:rPr>
        <w:t>从</w:t>
      </w:r>
      <w:proofErr w:type="spellStart"/>
      <w:r>
        <w:rPr>
          <w:rFonts w:hint="eastAsia"/>
        </w:rPr>
        <w:t>uv</w:t>
      </w:r>
      <w:proofErr w:type="spellEnd"/>
      <w:r>
        <w:rPr>
          <w:rFonts w:hint="eastAsia"/>
        </w:rPr>
        <w:t>曲面角度来看，</w:t>
      </w:r>
      <w:r>
        <w:rPr>
          <w:rFonts w:hint="eastAsia"/>
        </w:rPr>
        <w:t>N</w:t>
      </w:r>
      <w:r>
        <w:rPr>
          <w:rFonts w:hint="eastAsia"/>
        </w:rPr>
        <w:t>近邻方法取的角度最接近的</w:t>
      </w:r>
      <w:r>
        <w:rPr>
          <w:rFonts w:hint="eastAsia"/>
        </w:rPr>
        <w:t>N</w:t>
      </w:r>
      <w:r>
        <w:rPr>
          <w:rFonts w:hint="eastAsia"/>
        </w:rPr>
        <w:t>个相机的信息进行加权平均，逐段线性方法取的是成像点所在的三角面片的三个顶点对应的相机信息进行加权平均，三角面片的三个点</w:t>
      </w:r>
      <w:r w:rsidR="00B2671F">
        <w:rPr>
          <w:rFonts w:hint="eastAsia"/>
        </w:rPr>
        <w:t>就可以近似看成在场景几何为平面的时候找的三个角度尽可能接近的相机进行加权平均。</w:t>
      </w:r>
    </w:p>
    <w:p w:rsidR="00B2671F" w:rsidRDefault="00B2671F" w:rsidP="00AA673A">
      <w:r>
        <w:rPr>
          <w:rFonts w:hint="eastAsia"/>
        </w:rPr>
        <w:t>从物理意义上来看，</w:t>
      </w:r>
      <w:r>
        <w:t>N</w:t>
      </w:r>
      <w:r>
        <w:rPr>
          <w:rFonts w:hint="eastAsia"/>
        </w:rPr>
        <w:t>近邻方法选用</w:t>
      </w:r>
      <w:r>
        <w:rPr>
          <w:rFonts w:hint="eastAsia"/>
        </w:rPr>
        <w:t>N</w:t>
      </w:r>
      <w:r>
        <w:rPr>
          <w:rFonts w:hint="eastAsia"/>
        </w:rPr>
        <w:t>个角度最接近相机信息进行加权平均，直观上理解符合光的反射定律，</w:t>
      </w:r>
      <w:r>
        <w:rPr>
          <w:rFonts w:hint="eastAsia"/>
        </w:rPr>
        <w:t xml:space="preserve"> </w:t>
      </w:r>
      <w:r>
        <w:rPr>
          <w:rFonts w:hint="eastAsia"/>
        </w:rPr>
        <w:t>有比较明确的物理意义。而逐段线性方法选用三角面片上三个顶点对应的相机信息进行近似，没有什么明确的物理意义。</w:t>
      </w:r>
    </w:p>
    <w:p w:rsidR="003A0A37" w:rsidRDefault="003A0A37" w:rsidP="00AA673A"/>
    <w:p w:rsidR="00802B32" w:rsidRPr="00D92152" w:rsidRDefault="00802B32" w:rsidP="00D92152">
      <w:pPr>
        <w:pStyle w:val="Caption"/>
        <w:keepNext/>
        <w:jc w:val="center"/>
        <w:rPr>
          <w:rFonts w:ascii="Times New Roman" w:hAnsi="Times New Roman" w:cstheme="minorBidi"/>
          <w:sz w:val="24"/>
          <w:szCs w:val="21"/>
        </w:rPr>
      </w:pPr>
      <w:bookmarkStart w:id="1638" w:name="_Ref451804581"/>
      <w:bookmarkStart w:id="1639" w:name="_Toc451804965"/>
      <w:r w:rsidRPr="00D92152">
        <w:rPr>
          <w:rFonts w:ascii="Times New Roman" w:hAnsi="Times New Roman" w:cstheme="minorBidi" w:hint="eastAsia"/>
          <w:sz w:val="24"/>
          <w:szCs w:val="21"/>
        </w:rPr>
        <w:t>表</w:t>
      </w:r>
      <w:r w:rsidRPr="00D92152">
        <w:rPr>
          <w:rFonts w:ascii="Times New Roman" w:hAnsi="Times New Roman" w:cstheme="minorBidi" w:hint="eastAsia"/>
          <w:sz w:val="24"/>
          <w:szCs w:val="21"/>
        </w:rPr>
        <w:t xml:space="preserve"> </w:t>
      </w:r>
      <w:r w:rsidRPr="00D92152">
        <w:rPr>
          <w:rFonts w:ascii="Times New Roman" w:hAnsi="Times New Roman" w:cstheme="minorBidi"/>
          <w:sz w:val="24"/>
          <w:szCs w:val="21"/>
        </w:rPr>
        <w:fldChar w:fldCharType="begin"/>
      </w:r>
      <w:r w:rsidRPr="00D92152">
        <w:rPr>
          <w:rFonts w:ascii="Times New Roman" w:hAnsi="Times New Roman" w:cstheme="minorBidi"/>
          <w:sz w:val="24"/>
          <w:szCs w:val="21"/>
        </w:rPr>
        <w:instrText xml:space="preserve"> </w:instrText>
      </w:r>
      <w:r w:rsidRPr="00D92152">
        <w:rPr>
          <w:rFonts w:ascii="Times New Roman" w:hAnsi="Times New Roman" w:cstheme="minorBidi" w:hint="eastAsia"/>
          <w:sz w:val="24"/>
          <w:szCs w:val="21"/>
        </w:rPr>
        <w:instrText>STYLEREF 1 \s</w:instrText>
      </w:r>
      <w:r w:rsidRPr="00D92152">
        <w:rPr>
          <w:rFonts w:ascii="Times New Roman" w:hAnsi="Times New Roman" w:cstheme="minorBidi"/>
          <w:sz w:val="24"/>
          <w:szCs w:val="21"/>
        </w:rPr>
        <w:instrText xml:space="preserve"> </w:instrText>
      </w:r>
      <w:r w:rsidRPr="00D92152">
        <w:rPr>
          <w:rFonts w:ascii="Times New Roman" w:hAnsi="Times New Roman" w:cstheme="minorBidi"/>
          <w:sz w:val="24"/>
          <w:szCs w:val="21"/>
        </w:rPr>
        <w:fldChar w:fldCharType="separate"/>
      </w:r>
      <w:r w:rsidRPr="00D92152">
        <w:rPr>
          <w:rFonts w:ascii="Times New Roman" w:hAnsi="Times New Roman" w:cstheme="minorBidi"/>
          <w:sz w:val="24"/>
          <w:szCs w:val="21"/>
        </w:rPr>
        <w:t>4</w:t>
      </w:r>
      <w:r w:rsidRPr="00D92152">
        <w:rPr>
          <w:rFonts w:ascii="Times New Roman" w:hAnsi="Times New Roman" w:cstheme="minorBidi"/>
          <w:sz w:val="24"/>
          <w:szCs w:val="21"/>
        </w:rPr>
        <w:fldChar w:fldCharType="end"/>
      </w:r>
      <w:r w:rsidRPr="00D92152">
        <w:rPr>
          <w:rFonts w:ascii="Times New Roman" w:hAnsi="Times New Roman" w:cstheme="minorBidi"/>
          <w:sz w:val="24"/>
          <w:szCs w:val="21"/>
        </w:rPr>
        <w:t>.</w:t>
      </w:r>
      <w:r w:rsidRPr="00D92152">
        <w:rPr>
          <w:rFonts w:ascii="Times New Roman" w:hAnsi="Times New Roman" w:cstheme="minorBidi"/>
          <w:sz w:val="24"/>
          <w:szCs w:val="21"/>
        </w:rPr>
        <w:fldChar w:fldCharType="begin"/>
      </w:r>
      <w:r w:rsidRPr="00D92152">
        <w:rPr>
          <w:rFonts w:ascii="Times New Roman" w:hAnsi="Times New Roman" w:cstheme="minorBidi"/>
          <w:sz w:val="24"/>
          <w:szCs w:val="21"/>
        </w:rPr>
        <w:instrText xml:space="preserve"> </w:instrText>
      </w:r>
      <w:r w:rsidRPr="00D92152">
        <w:rPr>
          <w:rFonts w:ascii="Times New Roman" w:hAnsi="Times New Roman" w:cstheme="minorBidi" w:hint="eastAsia"/>
          <w:sz w:val="24"/>
          <w:szCs w:val="21"/>
        </w:rPr>
        <w:instrText xml:space="preserve">SEQ </w:instrText>
      </w:r>
      <w:r w:rsidRPr="00D92152">
        <w:rPr>
          <w:rFonts w:ascii="Times New Roman" w:hAnsi="Times New Roman" w:cstheme="minorBidi" w:hint="eastAsia"/>
          <w:sz w:val="24"/>
          <w:szCs w:val="21"/>
        </w:rPr>
        <w:instrText>表</w:instrText>
      </w:r>
      <w:r w:rsidRPr="00D92152">
        <w:rPr>
          <w:rFonts w:ascii="Times New Roman" w:hAnsi="Times New Roman" w:cstheme="minorBidi" w:hint="eastAsia"/>
          <w:sz w:val="24"/>
          <w:szCs w:val="21"/>
        </w:rPr>
        <w:instrText xml:space="preserve"> \* ARABIC \s 1</w:instrText>
      </w:r>
      <w:r w:rsidRPr="00D92152">
        <w:rPr>
          <w:rFonts w:ascii="Times New Roman" w:hAnsi="Times New Roman" w:cstheme="minorBidi"/>
          <w:sz w:val="24"/>
          <w:szCs w:val="21"/>
        </w:rPr>
        <w:instrText xml:space="preserve"> </w:instrText>
      </w:r>
      <w:r w:rsidRPr="00D92152">
        <w:rPr>
          <w:rFonts w:ascii="Times New Roman" w:hAnsi="Times New Roman" w:cstheme="minorBidi"/>
          <w:sz w:val="24"/>
          <w:szCs w:val="21"/>
        </w:rPr>
        <w:fldChar w:fldCharType="separate"/>
      </w:r>
      <w:r w:rsidRPr="00D92152">
        <w:rPr>
          <w:rFonts w:ascii="Times New Roman" w:hAnsi="Times New Roman" w:cstheme="minorBidi"/>
          <w:sz w:val="24"/>
          <w:szCs w:val="21"/>
        </w:rPr>
        <w:t>1</w:t>
      </w:r>
      <w:r w:rsidRPr="00D92152">
        <w:rPr>
          <w:rFonts w:ascii="Times New Roman" w:hAnsi="Times New Roman" w:cstheme="minorBidi"/>
          <w:sz w:val="24"/>
          <w:szCs w:val="21"/>
        </w:rPr>
        <w:fldChar w:fldCharType="end"/>
      </w:r>
      <w:bookmarkEnd w:id="1638"/>
      <w:r w:rsidRPr="00D92152">
        <w:rPr>
          <w:rFonts w:ascii="Times New Roman" w:hAnsi="Times New Roman" w:cstheme="minorBidi"/>
          <w:sz w:val="24"/>
          <w:szCs w:val="21"/>
        </w:rPr>
        <w:t xml:space="preserve"> </w:t>
      </w:r>
      <w:r w:rsidR="00D92152" w:rsidRPr="00D92152">
        <w:rPr>
          <w:rFonts w:ascii="Times New Roman" w:hAnsi="Times New Roman" w:cstheme="minorBidi" w:hint="eastAsia"/>
          <w:sz w:val="24"/>
          <w:szCs w:val="21"/>
        </w:rPr>
        <w:t>兔子布偶场景中两种渲染方法的效率比较</w:t>
      </w:r>
      <w:bookmarkEnd w:id="16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260"/>
        <w:gridCol w:w="2999"/>
      </w:tblGrid>
      <w:tr w:rsidR="000A6024" w:rsidTr="00802B32">
        <w:tc>
          <w:tcPr>
            <w:tcW w:w="2122" w:type="dxa"/>
            <w:tcBorders>
              <w:top w:val="single" w:sz="12" w:space="0" w:color="auto"/>
              <w:bottom w:val="single" w:sz="8" w:space="0" w:color="auto"/>
            </w:tcBorders>
          </w:tcPr>
          <w:p w:rsidR="000A6024" w:rsidRDefault="000A6024" w:rsidP="000A6024">
            <w:pPr>
              <w:ind w:firstLine="0"/>
              <w:jc w:val="center"/>
            </w:pPr>
            <w:r>
              <w:rPr>
                <w:rFonts w:hint="eastAsia"/>
              </w:rPr>
              <w:t>采集张数</w:t>
            </w:r>
          </w:p>
        </w:tc>
        <w:tc>
          <w:tcPr>
            <w:tcW w:w="3260" w:type="dxa"/>
            <w:tcBorders>
              <w:top w:val="single" w:sz="12" w:space="0" w:color="auto"/>
              <w:bottom w:val="single" w:sz="8" w:space="0" w:color="auto"/>
            </w:tcBorders>
          </w:tcPr>
          <w:p w:rsidR="000A6024" w:rsidRDefault="000A6024" w:rsidP="000A6024">
            <w:pPr>
              <w:ind w:firstLine="0"/>
              <w:jc w:val="center"/>
            </w:pPr>
            <w:r>
              <w:rPr>
                <w:rFonts w:hint="eastAsia"/>
              </w:rPr>
              <w:t>逐段线性法每帧渲染时间</w:t>
            </w:r>
          </w:p>
          <w:p w:rsidR="000A6024" w:rsidRDefault="000A6024" w:rsidP="000A6024">
            <w:pPr>
              <w:ind w:firstLine="0"/>
              <w:jc w:val="center"/>
            </w:pPr>
            <w:r>
              <w:rPr>
                <w:rFonts w:hint="eastAsia"/>
              </w:rPr>
              <w:t>(</w:t>
            </w:r>
            <w:proofErr w:type="spellStart"/>
            <w:r>
              <w:rPr>
                <w:rFonts w:hint="eastAsia"/>
              </w:rPr>
              <w:t>ms</w:t>
            </w:r>
            <w:proofErr w:type="spellEnd"/>
            <w:r>
              <w:rPr>
                <w:rFonts w:hint="eastAsia"/>
              </w:rPr>
              <w:t>)</w:t>
            </w:r>
          </w:p>
        </w:tc>
        <w:tc>
          <w:tcPr>
            <w:tcW w:w="2999" w:type="dxa"/>
            <w:tcBorders>
              <w:top w:val="single" w:sz="12" w:space="0" w:color="auto"/>
              <w:bottom w:val="single" w:sz="8" w:space="0" w:color="auto"/>
            </w:tcBorders>
          </w:tcPr>
          <w:p w:rsidR="000A6024" w:rsidRDefault="000A6024" w:rsidP="000A6024">
            <w:pPr>
              <w:ind w:firstLine="0"/>
              <w:jc w:val="center"/>
            </w:pPr>
            <w:r>
              <w:rPr>
                <w:rFonts w:hint="eastAsia"/>
              </w:rPr>
              <w:t>N</w:t>
            </w:r>
            <w:r>
              <w:rPr>
                <w:rFonts w:hint="eastAsia"/>
              </w:rPr>
              <w:t>近邻方法每帧渲染时间</w:t>
            </w:r>
          </w:p>
          <w:p w:rsidR="000A6024" w:rsidRDefault="000A6024" w:rsidP="000A6024">
            <w:pPr>
              <w:ind w:firstLine="0"/>
              <w:jc w:val="center"/>
            </w:pPr>
            <w:r>
              <w:rPr>
                <w:rFonts w:hint="eastAsia"/>
              </w:rPr>
              <w:t>(</w:t>
            </w:r>
            <w:proofErr w:type="spellStart"/>
            <w:r>
              <w:rPr>
                <w:rFonts w:hint="eastAsia"/>
              </w:rPr>
              <w:t>ms</w:t>
            </w:r>
            <w:proofErr w:type="spellEnd"/>
            <w:r>
              <w:rPr>
                <w:rFonts w:hint="eastAsia"/>
              </w:rPr>
              <w:t>)</w:t>
            </w:r>
          </w:p>
        </w:tc>
      </w:tr>
      <w:tr w:rsidR="000A6024" w:rsidTr="00802B32">
        <w:tc>
          <w:tcPr>
            <w:tcW w:w="2122" w:type="dxa"/>
            <w:tcBorders>
              <w:top w:val="single" w:sz="8" w:space="0" w:color="auto"/>
            </w:tcBorders>
          </w:tcPr>
          <w:p w:rsidR="000A6024" w:rsidRDefault="000A6024" w:rsidP="000A6024">
            <w:pPr>
              <w:ind w:firstLine="0"/>
              <w:jc w:val="center"/>
            </w:pPr>
            <w:r>
              <w:rPr>
                <w:rFonts w:hint="eastAsia"/>
              </w:rPr>
              <w:t>10</w:t>
            </w:r>
          </w:p>
        </w:tc>
        <w:tc>
          <w:tcPr>
            <w:tcW w:w="3260" w:type="dxa"/>
            <w:tcBorders>
              <w:top w:val="single" w:sz="8" w:space="0" w:color="auto"/>
            </w:tcBorders>
          </w:tcPr>
          <w:p w:rsidR="000A6024" w:rsidRDefault="000A6024" w:rsidP="000A6024">
            <w:pPr>
              <w:ind w:firstLine="0"/>
              <w:jc w:val="center"/>
            </w:pPr>
            <w:r>
              <w:rPr>
                <w:rFonts w:hint="eastAsia"/>
              </w:rPr>
              <w:t>15.1</w:t>
            </w:r>
          </w:p>
        </w:tc>
        <w:tc>
          <w:tcPr>
            <w:tcW w:w="2999" w:type="dxa"/>
            <w:tcBorders>
              <w:top w:val="single" w:sz="8" w:space="0" w:color="auto"/>
            </w:tcBorders>
          </w:tcPr>
          <w:p w:rsidR="000A6024" w:rsidRDefault="000A6024" w:rsidP="000A6024">
            <w:pPr>
              <w:ind w:firstLine="0"/>
              <w:jc w:val="center"/>
            </w:pPr>
            <w:r>
              <w:rPr>
                <w:rFonts w:hint="eastAsia"/>
              </w:rPr>
              <w:t>964.0</w:t>
            </w:r>
          </w:p>
        </w:tc>
      </w:tr>
      <w:tr w:rsidR="000A6024" w:rsidTr="00802B32">
        <w:tc>
          <w:tcPr>
            <w:tcW w:w="2122" w:type="dxa"/>
          </w:tcPr>
          <w:p w:rsidR="000A6024" w:rsidRDefault="000A6024" w:rsidP="000A6024">
            <w:pPr>
              <w:ind w:firstLine="0"/>
              <w:jc w:val="center"/>
            </w:pPr>
            <w:r>
              <w:rPr>
                <w:rFonts w:hint="eastAsia"/>
              </w:rPr>
              <w:lastRenderedPageBreak/>
              <w:t>20</w:t>
            </w:r>
          </w:p>
        </w:tc>
        <w:tc>
          <w:tcPr>
            <w:tcW w:w="3260" w:type="dxa"/>
          </w:tcPr>
          <w:p w:rsidR="000A6024" w:rsidRDefault="000A6024" w:rsidP="000A6024">
            <w:pPr>
              <w:ind w:firstLine="0"/>
              <w:jc w:val="center"/>
            </w:pPr>
            <w:r>
              <w:rPr>
                <w:rFonts w:hint="eastAsia"/>
              </w:rPr>
              <w:t>15.2</w:t>
            </w:r>
          </w:p>
        </w:tc>
        <w:tc>
          <w:tcPr>
            <w:tcW w:w="2999" w:type="dxa"/>
          </w:tcPr>
          <w:p w:rsidR="000A6024" w:rsidRDefault="000A6024" w:rsidP="000A6024">
            <w:pPr>
              <w:ind w:firstLine="0"/>
              <w:jc w:val="center"/>
            </w:pPr>
            <w:r>
              <w:rPr>
                <w:rFonts w:hint="eastAsia"/>
              </w:rPr>
              <w:t>1270.8</w:t>
            </w:r>
          </w:p>
        </w:tc>
      </w:tr>
      <w:tr w:rsidR="000A6024" w:rsidTr="00802B32">
        <w:tc>
          <w:tcPr>
            <w:tcW w:w="2122" w:type="dxa"/>
          </w:tcPr>
          <w:p w:rsidR="000A6024" w:rsidRDefault="000A6024" w:rsidP="000A6024">
            <w:pPr>
              <w:ind w:firstLine="0"/>
              <w:jc w:val="center"/>
            </w:pPr>
            <w:r>
              <w:rPr>
                <w:rFonts w:hint="eastAsia"/>
              </w:rPr>
              <w:t>30</w:t>
            </w:r>
          </w:p>
        </w:tc>
        <w:tc>
          <w:tcPr>
            <w:tcW w:w="3260" w:type="dxa"/>
          </w:tcPr>
          <w:p w:rsidR="000A6024" w:rsidRDefault="000A6024" w:rsidP="000A6024">
            <w:pPr>
              <w:ind w:firstLine="0"/>
              <w:jc w:val="center"/>
            </w:pPr>
            <w:r>
              <w:rPr>
                <w:rFonts w:hint="eastAsia"/>
              </w:rPr>
              <w:t>15.0</w:t>
            </w:r>
          </w:p>
        </w:tc>
        <w:tc>
          <w:tcPr>
            <w:tcW w:w="2999" w:type="dxa"/>
          </w:tcPr>
          <w:p w:rsidR="000A6024" w:rsidRDefault="000A6024" w:rsidP="000A6024">
            <w:pPr>
              <w:ind w:firstLine="0"/>
              <w:jc w:val="center"/>
            </w:pPr>
            <w:r>
              <w:rPr>
                <w:rFonts w:hint="eastAsia"/>
              </w:rPr>
              <w:t>1490.1</w:t>
            </w:r>
          </w:p>
        </w:tc>
      </w:tr>
      <w:tr w:rsidR="000A6024" w:rsidTr="00802B32">
        <w:tc>
          <w:tcPr>
            <w:tcW w:w="2122" w:type="dxa"/>
          </w:tcPr>
          <w:p w:rsidR="000A6024" w:rsidRDefault="000A6024" w:rsidP="000A6024">
            <w:pPr>
              <w:ind w:firstLine="0"/>
              <w:jc w:val="center"/>
            </w:pPr>
            <w:r>
              <w:rPr>
                <w:rFonts w:hint="eastAsia"/>
              </w:rPr>
              <w:t>40</w:t>
            </w:r>
          </w:p>
        </w:tc>
        <w:tc>
          <w:tcPr>
            <w:tcW w:w="3260" w:type="dxa"/>
          </w:tcPr>
          <w:p w:rsidR="000A6024" w:rsidRDefault="000A6024" w:rsidP="000A6024">
            <w:pPr>
              <w:ind w:firstLine="0"/>
              <w:jc w:val="center"/>
            </w:pPr>
            <w:r>
              <w:rPr>
                <w:rFonts w:hint="eastAsia"/>
              </w:rPr>
              <w:t>15.2</w:t>
            </w:r>
          </w:p>
        </w:tc>
        <w:tc>
          <w:tcPr>
            <w:tcW w:w="2999" w:type="dxa"/>
          </w:tcPr>
          <w:p w:rsidR="000A6024" w:rsidRDefault="000A6024" w:rsidP="000A6024">
            <w:pPr>
              <w:ind w:firstLine="0"/>
              <w:jc w:val="center"/>
            </w:pPr>
            <w:r>
              <w:rPr>
                <w:rFonts w:hint="eastAsia"/>
              </w:rPr>
              <w:t>1707.8</w:t>
            </w:r>
          </w:p>
        </w:tc>
      </w:tr>
      <w:tr w:rsidR="000A6024" w:rsidTr="00802B32">
        <w:tc>
          <w:tcPr>
            <w:tcW w:w="2122" w:type="dxa"/>
          </w:tcPr>
          <w:p w:rsidR="000A6024" w:rsidRDefault="000A6024" w:rsidP="000A6024">
            <w:pPr>
              <w:ind w:firstLine="0"/>
              <w:jc w:val="center"/>
            </w:pPr>
            <w:r>
              <w:rPr>
                <w:rFonts w:hint="eastAsia"/>
              </w:rPr>
              <w:t>50</w:t>
            </w:r>
          </w:p>
        </w:tc>
        <w:tc>
          <w:tcPr>
            <w:tcW w:w="3260" w:type="dxa"/>
          </w:tcPr>
          <w:p w:rsidR="000A6024" w:rsidRDefault="000A6024" w:rsidP="000A6024">
            <w:pPr>
              <w:ind w:firstLine="0"/>
              <w:jc w:val="center"/>
            </w:pPr>
            <w:r>
              <w:rPr>
                <w:rFonts w:hint="eastAsia"/>
              </w:rPr>
              <w:t>13.5</w:t>
            </w:r>
          </w:p>
        </w:tc>
        <w:tc>
          <w:tcPr>
            <w:tcW w:w="2999" w:type="dxa"/>
          </w:tcPr>
          <w:p w:rsidR="000A6024" w:rsidRDefault="000A6024" w:rsidP="000A6024">
            <w:pPr>
              <w:ind w:firstLine="0"/>
              <w:jc w:val="center"/>
            </w:pPr>
            <w:r>
              <w:rPr>
                <w:rFonts w:hint="eastAsia"/>
              </w:rPr>
              <w:t>1950.9</w:t>
            </w:r>
          </w:p>
        </w:tc>
      </w:tr>
      <w:tr w:rsidR="000A6024" w:rsidTr="00802B32">
        <w:tc>
          <w:tcPr>
            <w:tcW w:w="2122" w:type="dxa"/>
            <w:tcBorders>
              <w:bottom w:val="single" w:sz="12" w:space="0" w:color="auto"/>
            </w:tcBorders>
          </w:tcPr>
          <w:p w:rsidR="000A6024" w:rsidRDefault="000A6024" w:rsidP="000A6024">
            <w:pPr>
              <w:ind w:firstLine="0"/>
              <w:jc w:val="center"/>
            </w:pPr>
            <w:r>
              <w:rPr>
                <w:rFonts w:hint="eastAsia"/>
              </w:rPr>
              <w:t>60</w:t>
            </w:r>
          </w:p>
        </w:tc>
        <w:tc>
          <w:tcPr>
            <w:tcW w:w="3260" w:type="dxa"/>
            <w:tcBorders>
              <w:bottom w:val="single" w:sz="12" w:space="0" w:color="auto"/>
            </w:tcBorders>
          </w:tcPr>
          <w:p w:rsidR="000A6024" w:rsidRDefault="000A6024" w:rsidP="000A6024">
            <w:pPr>
              <w:ind w:firstLine="0"/>
              <w:jc w:val="center"/>
            </w:pPr>
            <w:r>
              <w:rPr>
                <w:rFonts w:hint="eastAsia"/>
              </w:rPr>
              <w:t>19.8</w:t>
            </w:r>
          </w:p>
        </w:tc>
        <w:tc>
          <w:tcPr>
            <w:tcW w:w="2999" w:type="dxa"/>
            <w:tcBorders>
              <w:bottom w:val="single" w:sz="12" w:space="0" w:color="auto"/>
            </w:tcBorders>
          </w:tcPr>
          <w:p w:rsidR="000A6024" w:rsidRDefault="000A6024" w:rsidP="000A6024">
            <w:pPr>
              <w:ind w:firstLine="0"/>
              <w:jc w:val="center"/>
            </w:pPr>
            <w:r>
              <w:rPr>
                <w:rFonts w:hint="eastAsia"/>
              </w:rPr>
              <w:t>2337.8</w:t>
            </w:r>
          </w:p>
        </w:tc>
      </w:tr>
    </w:tbl>
    <w:p w:rsidR="000A6024" w:rsidRPr="000A6024" w:rsidRDefault="000A6024" w:rsidP="000A6024">
      <w:pPr>
        <w:ind w:firstLine="0"/>
      </w:pPr>
    </w:p>
    <w:p w:rsidR="003A0A37" w:rsidRDefault="00B2671F" w:rsidP="003A0A37">
      <w:r>
        <w:rPr>
          <w:rFonts w:hint="eastAsia"/>
        </w:rPr>
        <w:t>从适用范围来看，</w:t>
      </w:r>
      <w:r>
        <w:rPr>
          <w:rFonts w:hint="eastAsia"/>
        </w:rPr>
        <w:t>N</w:t>
      </w:r>
      <w:r>
        <w:rPr>
          <w:rFonts w:hint="eastAsia"/>
        </w:rPr>
        <w:t>近邻方法由于有较明确的物理意义，适用范围较广，可以适用于各种场景可以进行大角度的拍摄，而逐段线性方法由于将场景近似看成是一个平面，这种近似带来渲染的不精确，在采集的时候如果相机角度变化过大渲染出来的图片也会出现重影。</w:t>
      </w:r>
      <w:del w:id="1640" w:author="耿正霖" w:date="2016-05-26T22:21:00Z">
        <w:r w:rsidR="003A0A37" w:rsidDel="007F4DA4">
          <w:rPr>
            <w:noProof/>
          </w:rPr>
          <w:drawing>
            <wp:anchor distT="0" distB="0" distL="114300" distR="114300" simplePos="0" relativeHeight="251704320" behindDoc="0" locked="0" layoutInCell="1" allowOverlap="1" wp14:anchorId="49F7C4C3" wp14:editId="4144518B">
              <wp:simplePos x="0" y="0"/>
              <wp:positionH relativeFrom="margin">
                <wp:align>left</wp:align>
              </wp:positionH>
              <wp:positionV relativeFrom="paragraph">
                <wp:posOffset>391</wp:posOffset>
              </wp:positionV>
              <wp:extent cx="5328285" cy="3954780"/>
              <wp:effectExtent l="0" t="0" r="5715"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28285" cy="3954780"/>
                      </a:xfrm>
                      <a:prstGeom prst="rect">
                        <a:avLst/>
                      </a:prstGeom>
                    </pic:spPr>
                  </pic:pic>
                </a:graphicData>
              </a:graphic>
            </wp:anchor>
          </w:drawing>
        </w:r>
      </w:del>
    </w:p>
    <w:p w:rsidR="00B2671F" w:rsidRDefault="00B2671F" w:rsidP="00AA673A">
      <w:r>
        <w:rPr>
          <w:rFonts w:hint="eastAsia"/>
        </w:rPr>
        <w:t>从渲染效率上来看，逐段线性方法利用三角网格进行渲染，可以</w:t>
      </w:r>
      <w:r w:rsidR="009D046D">
        <w:rPr>
          <w:rFonts w:hint="eastAsia"/>
        </w:rPr>
        <w:t>非常容易地</w:t>
      </w:r>
      <w:r>
        <w:rPr>
          <w:rFonts w:hint="eastAsia"/>
        </w:rPr>
        <w:t>利用</w:t>
      </w:r>
      <w:r>
        <w:rPr>
          <w:rFonts w:hint="eastAsia"/>
        </w:rPr>
        <w:t>GPU</w:t>
      </w:r>
      <w:r>
        <w:rPr>
          <w:rFonts w:hint="eastAsia"/>
        </w:rPr>
        <w:t>的特性进行加速渲染。</w:t>
      </w:r>
      <w:r>
        <w:rPr>
          <w:rFonts w:hint="eastAsia"/>
        </w:rPr>
        <w:t>N</w:t>
      </w:r>
      <w:r>
        <w:rPr>
          <w:rFonts w:hint="eastAsia"/>
        </w:rPr>
        <w:t>近邻方法则需要对每个像素的查找角度最接近的</w:t>
      </w:r>
      <w:r>
        <w:rPr>
          <w:rFonts w:hint="eastAsia"/>
        </w:rPr>
        <w:t>N</w:t>
      </w:r>
      <w:r w:rsidR="009D046D">
        <w:rPr>
          <w:rFonts w:hint="eastAsia"/>
        </w:rPr>
        <w:t>个相机</w:t>
      </w:r>
      <w:r>
        <w:rPr>
          <w:rFonts w:hint="eastAsia"/>
        </w:rPr>
        <w:t>，效率比较低。虽然理论上可以只选取一些关键点求</w:t>
      </w:r>
      <w:r>
        <w:rPr>
          <w:rFonts w:hint="eastAsia"/>
        </w:rPr>
        <w:t>N</w:t>
      </w:r>
      <w:r>
        <w:rPr>
          <w:rFonts w:hint="eastAsia"/>
        </w:rPr>
        <w:t>近邻并求出权重，然后用关键点对其他点进行插值，</w:t>
      </w:r>
      <w:r w:rsidR="009D046D">
        <w:rPr>
          <w:rFonts w:hint="eastAsia"/>
        </w:rPr>
        <w:t>实际上如果这样做了那就和逐段线性方法很接近了，所以系统没有重复进行实现。</w:t>
      </w:r>
      <w:r w:rsidR="00D92152">
        <w:rPr>
          <w:rFonts w:hint="eastAsia"/>
        </w:rPr>
        <w:t>如</w:t>
      </w:r>
      <w:r w:rsidR="00D92152">
        <w:fldChar w:fldCharType="begin"/>
      </w:r>
      <w:r w:rsidR="00D92152">
        <w:instrText xml:space="preserve"> </w:instrText>
      </w:r>
      <w:r w:rsidR="00D92152">
        <w:rPr>
          <w:rFonts w:hint="eastAsia"/>
        </w:rPr>
        <w:instrText>REF _Ref451804581 \h</w:instrText>
      </w:r>
      <w:r w:rsidR="00D92152">
        <w:instrText xml:space="preserve"> </w:instrText>
      </w:r>
      <w:r w:rsidR="00D92152">
        <w:fldChar w:fldCharType="separate"/>
      </w:r>
      <w:r w:rsidR="00D92152" w:rsidRPr="00D92152">
        <w:rPr>
          <w:rFonts w:hint="eastAsia"/>
        </w:rPr>
        <w:t>表</w:t>
      </w:r>
      <w:r w:rsidR="00D92152" w:rsidRPr="00D92152">
        <w:rPr>
          <w:rFonts w:hint="eastAsia"/>
        </w:rPr>
        <w:t xml:space="preserve"> </w:t>
      </w:r>
      <w:r w:rsidR="00D92152" w:rsidRPr="00D92152">
        <w:t>4.1</w:t>
      </w:r>
      <w:r w:rsidR="00D92152">
        <w:fldChar w:fldCharType="end"/>
      </w:r>
      <w:r w:rsidR="00D92152">
        <w:rPr>
          <w:rFonts w:hint="eastAsia"/>
        </w:rPr>
        <w:t>所示，逐段线性方法几乎可以做到线性渲染，</w:t>
      </w:r>
      <w:r w:rsidR="00D92152">
        <w:rPr>
          <w:rFonts w:hint="eastAsia"/>
        </w:rPr>
        <w:t>N</w:t>
      </w:r>
      <w:r w:rsidR="00D92152">
        <w:rPr>
          <w:rFonts w:hint="eastAsia"/>
        </w:rPr>
        <w:t>近邻方法做不到。值得注意的是渲染时间不仅和采集张数有段，</w:t>
      </w:r>
      <w:del w:id="1641" w:author="耿正霖" w:date="2016-05-26T11:21:00Z">
        <w:r w:rsidR="00D92152" w:rsidRPr="007556FF" w:rsidDel="00245B9F">
          <w:rPr>
            <w:rFonts w:hint="eastAsia"/>
            <w:highlight w:val="yellow"/>
            <w:rPrChange w:id="1642" w:author="ZH" w:date="2016-05-25T23:46:00Z">
              <w:rPr>
                <w:rFonts w:hint="eastAsia"/>
              </w:rPr>
            </w:rPrChange>
          </w:rPr>
          <w:delText>还和网格复杂度</w:delText>
        </w:r>
      </w:del>
      <w:ins w:id="1643" w:author="ZH" w:date="2016-05-25T23:46:00Z">
        <w:del w:id="1644" w:author="耿正霖" w:date="2016-05-26T11:21:00Z">
          <w:r w:rsidR="007556FF" w:rsidDel="00245B9F">
            <w:rPr>
              <w:rFonts w:hint="eastAsia"/>
            </w:rPr>
            <w:delText>加</w:delText>
          </w:r>
          <w:r w:rsidR="007556FF" w:rsidDel="00245B9F">
            <w:delText>实验</w:delText>
          </w:r>
        </w:del>
      </w:ins>
      <w:del w:id="1645" w:author="耿正霖" w:date="2016-05-26T11:21:00Z">
        <w:r w:rsidR="00D92152" w:rsidDel="00245B9F">
          <w:rPr>
            <w:rFonts w:hint="eastAsia"/>
          </w:rPr>
          <w:delText>，</w:delText>
        </w:r>
      </w:del>
      <w:r w:rsidR="00D92152">
        <w:rPr>
          <w:rFonts w:hint="eastAsia"/>
        </w:rPr>
        <w:t>操作系统状态等相关，逐段线性方法在实验所用的采集张数范围下随采集张数变化渲染时间变化不明显，</w:t>
      </w:r>
      <w:r w:rsidR="00D92152">
        <w:rPr>
          <w:rFonts w:hint="eastAsia"/>
        </w:rPr>
        <w:t>N</w:t>
      </w:r>
      <w:r w:rsidR="00D92152">
        <w:rPr>
          <w:rFonts w:hint="eastAsia"/>
        </w:rPr>
        <w:t>近邻方法随采集张数增长而明显增长。</w:t>
      </w:r>
    </w:p>
    <w:p w:rsidR="009D046D" w:rsidRDefault="007F4DA4" w:rsidP="00AA673A">
      <w:pPr>
        <w:rPr>
          <w:ins w:id="1646" w:author="耿正霖" w:date="2016-05-26T22:22:00Z"/>
        </w:rPr>
      </w:pPr>
      <w:del w:id="1647" w:author="耿正霖" w:date="2016-05-26T22:22:00Z">
        <w:r w:rsidDel="007F4DA4">
          <w:rPr>
            <w:noProof/>
          </w:rPr>
          <mc:AlternateContent>
            <mc:Choice Requires="wps">
              <w:drawing>
                <wp:anchor distT="0" distB="0" distL="114300" distR="114300" simplePos="0" relativeHeight="251706368" behindDoc="0" locked="0" layoutInCell="1" allowOverlap="1" wp14:anchorId="74F92021" wp14:editId="14527BA4">
                  <wp:simplePos x="0" y="0"/>
                  <wp:positionH relativeFrom="page">
                    <wp:align>center</wp:align>
                  </wp:positionH>
                  <wp:positionV relativeFrom="paragraph">
                    <wp:posOffset>3377565</wp:posOffset>
                  </wp:positionV>
                  <wp:extent cx="5328285" cy="635"/>
                  <wp:effectExtent l="0" t="0" r="5715" b="6350"/>
                  <wp:wrapTopAndBottom/>
                  <wp:docPr id="14" name="Text Box 14"/>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rsidR="0046526A" w:rsidDel="007F4DA4" w:rsidRDefault="0046526A" w:rsidP="006261DD">
                              <w:pPr>
                                <w:pStyle w:val="Caption"/>
                                <w:ind w:firstLine="0"/>
                                <w:jc w:val="center"/>
                                <w:rPr>
                                  <w:del w:id="1648" w:author="耿正霖" w:date="2016-05-26T22:27:00Z"/>
                                </w:rPr>
                              </w:pPr>
                              <w:bookmarkStart w:id="1649" w:name="_Ref451884484"/>
                              <w:del w:id="1650" w:author="耿正霖" w:date="2016-05-26T22:27:00Z">
                                <w:r w:rsidDel="007F4DA4">
                                  <w:rPr>
                                    <w:rFonts w:hint="eastAsia"/>
                                  </w:rPr>
                                  <w:delText>图</w:delText>
                                </w:r>
                                <w:r w:rsidDel="007F4DA4">
                                  <w:rPr>
                                    <w:rFonts w:hint="eastAsia"/>
                                  </w:rPr>
                                  <w:delText xml:space="preserve"> </w:delText>
                                </w:r>
                              </w:del>
                              <w:del w:id="1651" w:author="耿正霖" w:date="2016-05-26T15:23:00Z">
                                <w:r w:rsidDel="00010A49">
                                  <w:fldChar w:fldCharType="begin"/>
                                </w:r>
                                <w:r w:rsidDel="00010A49">
                                  <w:delInstrText xml:space="preserve"> </w:delInstrText>
                                </w:r>
                                <w:r w:rsidDel="00010A49">
                                  <w:rPr>
                                    <w:rFonts w:hint="eastAsia"/>
                                  </w:rPr>
                                  <w:delInstrText>STYLEREF 1 \s</w:delInstrText>
                                </w:r>
                                <w:r w:rsidDel="00010A49">
                                  <w:delInstrText xml:space="preserve"> </w:delInstrText>
                                </w:r>
                                <w:r w:rsidDel="00010A49">
                                  <w:fldChar w:fldCharType="separate"/>
                                </w:r>
                                <w:r w:rsidDel="00010A49">
                                  <w:rPr>
                                    <w:noProof/>
                                  </w:rPr>
                                  <w:delText>4</w:delText>
                                </w:r>
                                <w:r w:rsidDel="00010A49">
                                  <w:fldChar w:fldCharType="end"/>
                                </w:r>
                                <w:r w:rsidDel="00010A49">
                                  <w:delText>.</w:delText>
                                </w:r>
                                <w:r w:rsidDel="00010A49">
                                  <w:fldChar w:fldCharType="begin"/>
                                </w:r>
                                <w:r w:rsidDel="00010A49">
                                  <w:delInstrText xml:space="preserve"> </w:delInstrText>
                                </w:r>
                                <w:r w:rsidDel="00010A49">
                                  <w:rPr>
                                    <w:rFonts w:hint="eastAsia"/>
                                  </w:rPr>
                                  <w:delInstrText xml:space="preserve">SEQ </w:delInstrText>
                                </w:r>
                                <w:r w:rsidDel="00010A49">
                                  <w:rPr>
                                    <w:rFonts w:hint="eastAsia"/>
                                  </w:rPr>
                                  <w:delInstrText>图</w:delInstrText>
                                </w:r>
                                <w:r w:rsidDel="00010A49">
                                  <w:rPr>
                                    <w:rFonts w:hint="eastAsia"/>
                                  </w:rPr>
                                  <w:delInstrText xml:space="preserve"> \* ARABIC \s 1</w:delInstrText>
                                </w:r>
                                <w:r w:rsidDel="00010A49">
                                  <w:delInstrText xml:space="preserve"> </w:delInstrText>
                                </w:r>
                                <w:r w:rsidDel="00010A49">
                                  <w:fldChar w:fldCharType="separate"/>
                                </w:r>
                                <w:r w:rsidDel="00010A49">
                                  <w:rPr>
                                    <w:noProof/>
                                  </w:rPr>
                                  <w:delText>3</w:delText>
                                </w:r>
                                <w:r w:rsidDel="00010A49">
                                  <w:fldChar w:fldCharType="end"/>
                                </w:r>
                              </w:del>
                              <w:bookmarkEnd w:id="1649"/>
                              <w:del w:id="1652" w:author="耿正霖" w:date="2016-05-26T22:27:00Z">
                                <w:r w:rsidDel="007F4DA4">
                                  <w:delText xml:space="preserve"> </w:delText>
                                </w:r>
                                <w:r w:rsidDel="007F4DA4">
                                  <w:delText>不同场景</w:delText>
                                </w:r>
                                <w:r w:rsidDel="007F4DA4">
                                  <w:rPr>
                                    <w:rFonts w:hint="eastAsia"/>
                                  </w:rPr>
                                  <w:delText>不同</w:delText>
                                </w:r>
                                <w:r w:rsidDel="007F4DA4">
                                  <w:delText>方法下的</w:delText>
                                </w:r>
                                <w:r w:rsidDel="007F4DA4">
                                  <w:rPr>
                                    <w:rFonts w:hint="eastAsia"/>
                                  </w:rPr>
                                  <w:delText>渲染</w:delText>
                                </w:r>
                                <w:r w:rsidDel="007F4DA4">
                                  <w:delText>结果比较</w:delText>
                                </w:r>
                              </w:del>
                              <w:ins w:id="1653" w:author="ZH" w:date="2016-05-25T23:47:00Z">
                                <w:del w:id="1654" w:author="耿正霖" w:date="2016-05-26T21:51:00Z">
                                  <w:r w:rsidDel="006261DD">
                                    <w:rPr>
                                      <w:rFonts w:hint="eastAsia"/>
                                    </w:rPr>
                                    <w:delText>加</w:delText>
                                  </w:r>
                                  <w:r w:rsidDel="006261DD">
                                    <w:delText>一些局部放大图区分效果</w:delText>
                                  </w:r>
                                </w:del>
                              </w:ins>
                            </w:p>
                            <w:p w:rsidR="0046526A" w:rsidRPr="00A14A7C" w:rsidRDefault="0046526A" w:rsidP="003A0A37">
                              <w:ins w:id="1655" w:author="ZH" w:date="2016-05-25T23:49:00Z">
                                <w:del w:id="1656" w:author="耿正霖" w:date="2016-05-26T21:51:00Z">
                                  <w:r w:rsidDel="006261DD">
                                    <w:rPr>
                                      <w:rFonts w:hint="eastAsia"/>
                                    </w:rPr>
                                    <w:delText>加</w:delText>
                                  </w:r>
                                  <w:r w:rsidDel="006261DD">
                                    <w:rPr>
                                      <w:rFonts w:hint="eastAsia"/>
                                    </w:rPr>
                                    <w:delText>4</w:delText>
                                  </w:r>
                                  <w:r w:rsidDel="006261DD">
                                    <w:rPr>
                                      <w:rFonts w:hint="eastAsia"/>
                                    </w:rPr>
                                    <w:delText>个</w:delText>
                                  </w:r>
                                  <w:r w:rsidDel="006261DD">
                                    <w:delText>子图</w:delText>
                                  </w:r>
                                  <w:r w:rsidDel="006261DD">
                                    <w:rPr>
                                      <w:rFonts w:hint="eastAsia"/>
                                    </w:rPr>
                                    <w:delText>号</w:delText>
                                  </w:r>
                                  <w:r w:rsidDel="006261DD">
                                    <w:delText>，文章里</w:delText>
                                  </w:r>
                                  <w:r w:rsidDel="006261DD">
                                    <w:rPr>
                                      <w:rFonts w:hint="eastAsia"/>
                                    </w:rPr>
                                    <w:delText>加</w:delText>
                                  </w:r>
                                  <w:r w:rsidDel="006261DD">
                                    <w:delText>相关场景信息说明</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92021" id="Text Box 14" o:spid="_x0000_s1040" type="#_x0000_t202" style="position:absolute;left:0;text-align:left;margin-left:0;margin-top:265.95pt;width:419.55pt;height:.05pt;z-index:2517063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8J0LgIAAGcEAAAOAAAAZHJzL2Uyb0RvYy54bWysVMFu2zAMvQ/YPwi6L07SpS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" stroked="f">
                  <v:textbox style="mso-fit-shape-to-text:t" inset="0,0,0,0">
                    <w:txbxContent>
                      <w:p w:rsidR="0046526A" w:rsidDel="007F4DA4" w:rsidRDefault="0046526A" w:rsidP="006261DD">
                        <w:pPr>
                          <w:pStyle w:val="Caption"/>
                          <w:ind w:firstLine="0"/>
                          <w:jc w:val="center"/>
                          <w:rPr>
                            <w:del w:id="1657" w:author="耿正霖" w:date="2016-05-26T22:27:00Z"/>
                          </w:rPr>
                        </w:pPr>
                        <w:bookmarkStart w:id="1658" w:name="_Ref451884484"/>
                        <w:del w:id="1659" w:author="耿正霖" w:date="2016-05-26T22:27:00Z">
                          <w:r w:rsidDel="007F4DA4">
                            <w:rPr>
                              <w:rFonts w:hint="eastAsia"/>
                            </w:rPr>
                            <w:delText>图</w:delText>
                          </w:r>
                          <w:r w:rsidDel="007F4DA4">
                            <w:rPr>
                              <w:rFonts w:hint="eastAsia"/>
                            </w:rPr>
                            <w:delText xml:space="preserve"> </w:delText>
                          </w:r>
                        </w:del>
                        <w:del w:id="1660" w:author="耿正霖" w:date="2016-05-26T15:23:00Z">
                          <w:r w:rsidDel="00010A49">
                            <w:fldChar w:fldCharType="begin"/>
                          </w:r>
                          <w:r w:rsidDel="00010A49">
                            <w:delInstrText xml:space="preserve"> </w:delInstrText>
                          </w:r>
                          <w:r w:rsidDel="00010A49">
                            <w:rPr>
                              <w:rFonts w:hint="eastAsia"/>
                            </w:rPr>
                            <w:delInstrText>STYLEREF 1 \s</w:delInstrText>
                          </w:r>
                          <w:r w:rsidDel="00010A49">
                            <w:delInstrText xml:space="preserve"> </w:delInstrText>
                          </w:r>
                          <w:r w:rsidDel="00010A49">
                            <w:fldChar w:fldCharType="separate"/>
                          </w:r>
                          <w:r w:rsidDel="00010A49">
                            <w:rPr>
                              <w:noProof/>
                            </w:rPr>
                            <w:delText>4</w:delText>
                          </w:r>
                          <w:r w:rsidDel="00010A49">
                            <w:fldChar w:fldCharType="end"/>
                          </w:r>
                          <w:r w:rsidDel="00010A49">
                            <w:delText>.</w:delText>
                          </w:r>
                          <w:r w:rsidDel="00010A49">
                            <w:fldChar w:fldCharType="begin"/>
                          </w:r>
                          <w:r w:rsidDel="00010A49">
                            <w:delInstrText xml:space="preserve"> </w:delInstrText>
                          </w:r>
                          <w:r w:rsidDel="00010A49">
                            <w:rPr>
                              <w:rFonts w:hint="eastAsia"/>
                            </w:rPr>
                            <w:delInstrText xml:space="preserve">SEQ </w:delInstrText>
                          </w:r>
                          <w:r w:rsidDel="00010A49">
                            <w:rPr>
                              <w:rFonts w:hint="eastAsia"/>
                            </w:rPr>
                            <w:delInstrText>图</w:delInstrText>
                          </w:r>
                          <w:r w:rsidDel="00010A49">
                            <w:rPr>
                              <w:rFonts w:hint="eastAsia"/>
                            </w:rPr>
                            <w:delInstrText xml:space="preserve"> \* ARABIC \s 1</w:delInstrText>
                          </w:r>
                          <w:r w:rsidDel="00010A49">
                            <w:delInstrText xml:space="preserve"> </w:delInstrText>
                          </w:r>
                          <w:r w:rsidDel="00010A49">
                            <w:fldChar w:fldCharType="separate"/>
                          </w:r>
                          <w:r w:rsidDel="00010A49">
                            <w:rPr>
                              <w:noProof/>
                            </w:rPr>
                            <w:delText>3</w:delText>
                          </w:r>
                          <w:r w:rsidDel="00010A49">
                            <w:fldChar w:fldCharType="end"/>
                          </w:r>
                        </w:del>
                        <w:bookmarkEnd w:id="1658"/>
                        <w:del w:id="1661" w:author="耿正霖" w:date="2016-05-26T22:27:00Z">
                          <w:r w:rsidDel="007F4DA4">
                            <w:delText xml:space="preserve"> </w:delText>
                          </w:r>
                          <w:r w:rsidDel="007F4DA4">
                            <w:delText>不同场景</w:delText>
                          </w:r>
                          <w:r w:rsidDel="007F4DA4">
                            <w:rPr>
                              <w:rFonts w:hint="eastAsia"/>
                            </w:rPr>
                            <w:delText>不同</w:delText>
                          </w:r>
                          <w:r w:rsidDel="007F4DA4">
                            <w:delText>方法下的</w:delText>
                          </w:r>
                          <w:r w:rsidDel="007F4DA4">
                            <w:rPr>
                              <w:rFonts w:hint="eastAsia"/>
                            </w:rPr>
                            <w:delText>渲染</w:delText>
                          </w:r>
                          <w:r w:rsidDel="007F4DA4">
                            <w:delText>结果比较</w:delText>
                          </w:r>
                        </w:del>
                        <w:ins w:id="1662" w:author="ZH" w:date="2016-05-25T23:47:00Z">
                          <w:del w:id="1663" w:author="耿正霖" w:date="2016-05-26T21:51:00Z">
                            <w:r w:rsidDel="006261DD">
                              <w:rPr>
                                <w:rFonts w:hint="eastAsia"/>
                              </w:rPr>
                              <w:delText>加</w:delText>
                            </w:r>
                            <w:r w:rsidDel="006261DD">
                              <w:delText>一些局部放大图区分效果</w:delText>
                            </w:r>
                          </w:del>
                        </w:ins>
                      </w:p>
                      <w:p w:rsidR="0046526A" w:rsidRPr="00A14A7C" w:rsidRDefault="0046526A" w:rsidP="003A0A37">
                        <w:ins w:id="1664" w:author="ZH" w:date="2016-05-25T23:49:00Z">
                          <w:del w:id="1665" w:author="耿正霖" w:date="2016-05-26T21:51:00Z">
                            <w:r w:rsidDel="006261DD">
                              <w:rPr>
                                <w:rFonts w:hint="eastAsia"/>
                              </w:rPr>
                              <w:delText>加</w:delText>
                            </w:r>
                            <w:r w:rsidDel="006261DD">
                              <w:rPr>
                                <w:rFonts w:hint="eastAsia"/>
                              </w:rPr>
                              <w:delText>4</w:delText>
                            </w:r>
                            <w:r w:rsidDel="006261DD">
                              <w:rPr>
                                <w:rFonts w:hint="eastAsia"/>
                              </w:rPr>
                              <w:delText>个</w:delText>
                            </w:r>
                            <w:r w:rsidDel="006261DD">
                              <w:delText>子图</w:delText>
                            </w:r>
                            <w:r w:rsidDel="006261DD">
                              <w:rPr>
                                <w:rFonts w:hint="eastAsia"/>
                              </w:rPr>
                              <w:delText>号</w:delText>
                            </w:r>
                            <w:r w:rsidDel="006261DD">
                              <w:delText>，文章里</w:delText>
                            </w:r>
                            <w:r w:rsidDel="006261DD">
                              <w:rPr>
                                <w:rFonts w:hint="eastAsia"/>
                              </w:rPr>
                              <w:delText>加</w:delText>
                            </w:r>
                            <w:r w:rsidDel="006261DD">
                              <w:delText>相关场景信息说明</w:delText>
                            </w:r>
                          </w:del>
                        </w:ins>
                      </w:p>
                    </w:txbxContent>
                  </v:textbox>
                  <w10:wrap type="topAndBottom" anchorx="page"/>
                </v:shape>
              </w:pict>
            </mc:Fallback>
          </mc:AlternateContent>
        </w:r>
      </w:del>
      <w:r w:rsidR="009D046D">
        <w:rPr>
          <w:rFonts w:hint="eastAsia"/>
        </w:rPr>
        <w:t>从渲染质量来看，逐段线性方法在点与点之间进行线性插值，所以可以保证相机混合场（</w:t>
      </w:r>
      <w:r w:rsidR="009D046D">
        <w:rPr>
          <w:rFonts w:hint="eastAsia"/>
        </w:rPr>
        <w:t>camera blending field</w:t>
      </w:r>
      <w:r w:rsidR="009D046D">
        <w:rPr>
          <w:rFonts w:hint="eastAsia"/>
        </w:rPr>
        <w:t>）的一阶连续性，而</w:t>
      </w:r>
      <w:r w:rsidR="009D046D">
        <w:rPr>
          <w:rFonts w:hint="eastAsia"/>
        </w:rPr>
        <w:t>N</w:t>
      </w:r>
      <w:r w:rsidR="009D046D">
        <w:rPr>
          <w:rFonts w:hint="eastAsia"/>
        </w:rPr>
        <w:t>近邻方法对每个像素查找角度最接近的</w:t>
      </w:r>
      <w:r w:rsidR="009D046D">
        <w:rPr>
          <w:rFonts w:hint="eastAsia"/>
        </w:rPr>
        <w:t>N</w:t>
      </w:r>
      <w:r w:rsidR="009D046D">
        <w:rPr>
          <w:rFonts w:hint="eastAsia"/>
        </w:rPr>
        <w:t>个相机，没有连续性的保障。所以理论上</w:t>
      </w:r>
      <w:r w:rsidR="009D046D">
        <w:rPr>
          <w:rFonts w:hint="eastAsia"/>
        </w:rPr>
        <w:t>N</w:t>
      </w:r>
      <w:r w:rsidR="009D046D">
        <w:rPr>
          <w:rFonts w:hint="eastAsia"/>
        </w:rPr>
        <w:t>近邻方法在渲染结果上更容易出现缺陷。</w:t>
      </w:r>
      <w:r w:rsidR="003E6AEB">
        <w:rPr>
          <w:rFonts w:hint="eastAsia"/>
        </w:rPr>
        <w:t>如</w:t>
      </w:r>
      <w:ins w:id="1666" w:author="耿正霖" w:date="2016-05-26T22:27:00Z">
        <w:r>
          <w:fldChar w:fldCharType="begin"/>
        </w:r>
        <w:r>
          <w:instrText xml:space="preserve"> </w:instrText>
        </w:r>
        <w:r>
          <w:rPr>
            <w:rFonts w:hint="eastAsia"/>
          </w:rPr>
          <w:instrText>REF _Ref452064992 \h</w:instrText>
        </w:r>
        <w:r>
          <w:instrText xml:space="preserve"> </w:instrText>
        </w:r>
      </w:ins>
      <w:r>
        <w:fldChar w:fldCharType="separate"/>
      </w:r>
      <w:ins w:id="1667" w:author="耿正霖" w:date="2016-05-26T22:27:00Z">
        <w:r>
          <w:rPr>
            <w:rFonts w:hint="eastAsia"/>
          </w:rPr>
          <w:t>图</w:t>
        </w:r>
        <w:r>
          <w:rPr>
            <w:rFonts w:hint="eastAsia"/>
          </w:rPr>
          <w:t xml:space="preserve"> </w:t>
        </w:r>
        <w:r>
          <w:rPr>
            <w:noProof/>
          </w:rPr>
          <w:t>4</w:t>
        </w:r>
        <w:r>
          <w:t>.</w:t>
        </w:r>
        <w:r>
          <w:rPr>
            <w:noProof/>
          </w:rPr>
          <w:t>4</w:t>
        </w:r>
        <w:r>
          <w:fldChar w:fldCharType="end"/>
        </w:r>
      </w:ins>
      <w:del w:id="1668" w:author="耿正霖" w:date="2016-05-26T22:24:00Z">
        <w:r w:rsidR="003E6AEB" w:rsidDel="007F4DA4">
          <w:fldChar w:fldCharType="begin"/>
        </w:r>
        <w:r w:rsidR="003E6AEB" w:rsidDel="007F4DA4">
          <w:delInstrText xml:space="preserve"> </w:delInstrText>
        </w:r>
        <w:r w:rsidR="003E6AEB" w:rsidDel="007F4DA4">
          <w:rPr>
            <w:rFonts w:hint="eastAsia"/>
          </w:rPr>
          <w:delInstrText>REF _Ref451884484 \h</w:delInstrText>
        </w:r>
        <w:r w:rsidR="003E6AEB" w:rsidDel="007F4DA4">
          <w:delInstrText xml:space="preserve"> </w:delInstrText>
        </w:r>
        <w:r w:rsidR="003E6AEB" w:rsidDel="007F4DA4">
          <w:fldChar w:fldCharType="separate"/>
        </w:r>
        <w:r w:rsidR="003E6AEB" w:rsidDel="007F4DA4">
          <w:rPr>
            <w:rFonts w:hint="eastAsia"/>
          </w:rPr>
          <w:delText>图</w:delText>
        </w:r>
        <w:r w:rsidR="003E6AEB" w:rsidDel="007F4DA4">
          <w:rPr>
            <w:rFonts w:hint="eastAsia"/>
          </w:rPr>
          <w:delText xml:space="preserve"> </w:delText>
        </w:r>
        <w:r w:rsidR="003E6AEB" w:rsidDel="007F4DA4">
          <w:rPr>
            <w:noProof/>
          </w:rPr>
          <w:delText>4</w:delText>
        </w:r>
        <w:r w:rsidR="003E6AEB" w:rsidDel="007F4DA4">
          <w:delText>.</w:delText>
        </w:r>
        <w:r w:rsidR="003E6AEB" w:rsidDel="007F4DA4">
          <w:rPr>
            <w:noProof/>
          </w:rPr>
          <w:delText>3</w:delText>
        </w:r>
        <w:r w:rsidR="003E6AEB" w:rsidDel="007F4DA4">
          <w:fldChar w:fldCharType="end"/>
        </w:r>
      </w:del>
      <w:r w:rsidR="003E6AEB">
        <w:rPr>
          <w:rFonts w:hint="eastAsia"/>
        </w:rPr>
        <w:t>显示的是不同场景不同方法的渲染结果的比较。奇数</w:t>
      </w:r>
      <w:ins w:id="1669" w:author="耿正霖" w:date="2016-05-26T22:28:00Z">
        <w:r>
          <w:rPr>
            <w:rFonts w:hint="eastAsia"/>
          </w:rPr>
          <w:t>列</w:t>
        </w:r>
      </w:ins>
      <w:del w:id="1670" w:author="耿正霖" w:date="2016-05-26T22:28:00Z">
        <w:r w:rsidR="003E6AEB" w:rsidDel="007F4DA4">
          <w:rPr>
            <w:rFonts w:hint="eastAsia"/>
          </w:rPr>
          <w:delText>行</w:delText>
        </w:r>
      </w:del>
      <w:r w:rsidR="003E6AEB">
        <w:rPr>
          <w:rFonts w:hint="eastAsia"/>
        </w:rPr>
        <w:t>显示的是逐段线性方法的渲染结果，偶数</w:t>
      </w:r>
      <w:del w:id="1671" w:author="耿正霖" w:date="2016-05-26T22:28:00Z">
        <w:r w:rsidR="003E6AEB" w:rsidDel="007F4DA4">
          <w:rPr>
            <w:rFonts w:hint="eastAsia"/>
          </w:rPr>
          <w:delText>行</w:delText>
        </w:r>
      </w:del>
      <w:ins w:id="1672" w:author="耿正霖" w:date="2016-05-26T22:28:00Z">
        <w:r>
          <w:rPr>
            <w:rFonts w:hint="eastAsia"/>
          </w:rPr>
          <w:t>列</w:t>
        </w:r>
      </w:ins>
      <w:r w:rsidR="003E6AEB">
        <w:rPr>
          <w:rFonts w:hint="eastAsia"/>
        </w:rPr>
        <w:t>显示的是</w:t>
      </w:r>
      <w:r w:rsidR="003E6AEB">
        <w:rPr>
          <w:rFonts w:hint="eastAsia"/>
        </w:rPr>
        <w:t>N</w:t>
      </w:r>
      <w:r w:rsidR="003E6AEB">
        <w:rPr>
          <w:rFonts w:hint="eastAsia"/>
        </w:rPr>
        <w:t>近邻方法的渲染结果。</w:t>
      </w:r>
      <w:ins w:id="1673" w:author="耿正霖" w:date="2016-05-26T22:28:00Z">
        <w:r w:rsidR="00CC0CA8">
          <w:rPr>
            <w:rFonts w:hint="eastAsia"/>
          </w:rPr>
          <w:t>图中一共给出了</w:t>
        </w:r>
        <w:r w:rsidR="00CC0CA8">
          <w:rPr>
            <w:rFonts w:hint="eastAsia"/>
          </w:rPr>
          <w:t>(</w:t>
        </w:r>
        <w:r w:rsidR="00CC0CA8">
          <w:t>a</w:t>
        </w:r>
        <w:r w:rsidR="00CC0CA8">
          <w:rPr>
            <w:rFonts w:hint="eastAsia"/>
          </w:rPr>
          <w:t>)</w:t>
        </w:r>
        <w:r w:rsidR="00CC0CA8">
          <w:t>(b)(c)(d)</w:t>
        </w:r>
        <w:r w:rsidR="00CC0CA8">
          <w:rPr>
            <w:rFonts w:hint="eastAsia"/>
          </w:rPr>
          <w:t>四个例子。每个例子中第一行显示的是相机混合域，第二行显示的是</w:t>
        </w:r>
      </w:ins>
      <w:ins w:id="1674" w:author="耿正霖" w:date="2016-05-26T22:29:00Z">
        <w:r w:rsidR="00CC0CA8">
          <w:rPr>
            <w:rFonts w:hint="eastAsia"/>
          </w:rPr>
          <w:t>场景渲染结果，第三行显示的是局部放大图。</w:t>
        </w:r>
      </w:ins>
      <w:del w:id="1675" w:author="耿正霖" w:date="2016-05-26T22:29:00Z">
        <w:r w:rsidR="003E6AEB" w:rsidDel="00CC0CA8">
          <w:rPr>
            <w:rFonts w:hint="eastAsia"/>
          </w:rPr>
          <w:delText>奇数列显示的是渲染出的场景，偶数列显示的是相机混合域。</w:delText>
        </w:r>
      </w:del>
      <w:r w:rsidR="003E6AEB">
        <w:rPr>
          <w:rFonts w:hint="eastAsia"/>
        </w:rPr>
        <w:t>其中相机混合域指的是给相邻相机赋予不同的颜色值，然后在最终渲染结果里相机是如何插值的，就将对应的颜色值如何进行插值。直接看</w:t>
      </w:r>
      <w:del w:id="1676" w:author="耿正霖" w:date="2016-05-26T22:29:00Z">
        <w:r w:rsidR="003E6AEB" w:rsidDel="00CC0CA8">
          <w:rPr>
            <w:rFonts w:hint="eastAsia"/>
          </w:rPr>
          <w:delText>奇数列</w:delText>
        </w:r>
      </w:del>
      <w:ins w:id="1677" w:author="耿正霖" w:date="2016-05-26T22:29:00Z">
        <w:r w:rsidR="00CC0CA8">
          <w:rPr>
            <w:rFonts w:hint="eastAsia"/>
          </w:rPr>
          <w:t>场景渲染图</w:t>
        </w:r>
      </w:ins>
      <w:r w:rsidR="003E6AEB">
        <w:rPr>
          <w:rFonts w:hint="eastAsia"/>
        </w:rPr>
        <w:t>难以看出渲染方法的差异，</w:t>
      </w:r>
      <w:del w:id="1678" w:author="耿正霖" w:date="2016-05-26T22:29:00Z">
        <w:r w:rsidR="003E6AEB" w:rsidDel="00CC0CA8">
          <w:rPr>
            <w:rFonts w:hint="eastAsia"/>
          </w:rPr>
          <w:delText>偶数列</w:delText>
        </w:r>
      </w:del>
      <w:r w:rsidR="00200AEC">
        <w:rPr>
          <w:rFonts w:hint="eastAsia"/>
        </w:rPr>
        <w:t>可以</w:t>
      </w:r>
      <w:ins w:id="1679" w:author="耿正霖" w:date="2016-05-26T22:29:00Z">
        <w:r w:rsidR="00CC0CA8">
          <w:rPr>
            <w:rFonts w:hint="eastAsia"/>
          </w:rPr>
          <w:t>从相机混合域</w:t>
        </w:r>
      </w:ins>
      <w:r w:rsidR="00200AEC">
        <w:rPr>
          <w:rFonts w:hint="eastAsia"/>
        </w:rPr>
        <w:t>进行</w:t>
      </w:r>
      <w:r w:rsidR="003E6AEB">
        <w:rPr>
          <w:rFonts w:hint="eastAsia"/>
        </w:rPr>
        <w:t>更好</w:t>
      </w:r>
      <w:r w:rsidR="00200AEC">
        <w:rPr>
          <w:rFonts w:hint="eastAsia"/>
        </w:rPr>
        <w:t>地</w:t>
      </w:r>
      <w:r w:rsidR="003E6AEB">
        <w:rPr>
          <w:rFonts w:hint="eastAsia"/>
        </w:rPr>
        <w:t>说明。在对应的相机混合域中可以看到，使用逐段线性方法，相机之间呈现线性过渡，过渡比较自然，而使用</w:t>
      </w:r>
      <w:r w:rsidR="003E6AEB">
        <w:rPr>
          <w:rFonts w:hint="eastAsia"/>
        </w:rPr>
        <w:t>N</w:t>
      </w:r>
      <w:r w:rsidR="003E6AEB">
        <w:rPr>
          <w:rFonts w:hint="eastAsia"/>
        </w:rPr>
        <w:t>近邻方法，相机的作用域之间有</w:t>
      </w:r>
      <w:r w:rsidR="00200AEC">
        <w:rPr>
          <w:rFonts w:hint="eastAsia"/>
        </w:rPr>
        <w:t>明显的分界线，有许多非连续过度的地方。体现在</w:t>
      </w:r>
      <w:del w:id="1680" w:author="耿正霖" w:date="2016-05-26T22:30:00Z">
        <w:r w:rsidR="00200AEC" w:rsidDel="00CC0CA8">
          <w:rPr>
            <w:rFonts w:hint="eastAsia"/>
          </w:rPr>
          <w:delText>左边的渲染效果图</w:delText>
        </w:r>
      </w:del>
      <w:ins w:id="1681" w:author="耿正霖" w:date="2016-05-26T22:30:00Z">
        <w:r w:rsidR="00CC0CA8">
          <w:rPr>
            <w:rFonts w:hint="eastAsia"/>
          </w:rPr>
          <w:t>局部放大图</w:t>
        </w:r>
      </w:ins>
      <w:r w:rsidR="003E6AEB">
        <w:rPr>
          <w:rFonts w:hint="eastAsia"/>
        </w:rPr>
        <w:t>可以发现，使用逐段线性方法的渲染结果</w:t>
      </w:r>
      <w:r w:rsidR="00200AEC">
        <w:rPr>
          <w:rFonts w:hint="eastAsia"/>
        </w:rPr>
        <w:t>看起来</w:t>
      </w:r>
      <w:r w:rsidR="003E6AEB">
        <w:rPr>
          <w:rFonts w:hint="eastAsia"/>
        </w:rPr>
        <w:t>清晰度更高，而使用</w:t>
      </w:r>
      <w:r w:rsidR="003E6AEB">
        <w:rPr>
          <w:rFonts w:hint="eastAsia"/>
        </w:rPr>
        <w:t>N</w:t>
      </w:r>
      <w:r w:rsidR="003E6AEB">
        <w:rPr>
          <w:rFonts w:hint="eastAsia"/>
        </w:rPr>
        <w:t>近邻方法相对来说看起来更加模糊，</w:t>
      </w:r>
      <w:r w:rsidR="00A14A7C">
        <w:rPr>
          <w:rFonts w:hint="eastAsia"/>
        </w:rPr>
        <w:t>也更容易出现错位重影等缺陷。</w:t>
      </w:r>
    </w:p>
    <w:p w:rsidR="007F4DA4" w:rsidRDefault="007F4DA4">
      <w:pPr>
        <w:ind w:firstLine="0"/>
        <w:pPrChange w:id="1682" w:author="耿正霖" w:date="2016-05-26T22:22:00Z">
          <w:pPr/>
        </w:pPrChange>
      </w:pPr>
      <w:ins w:id="1683" w:author="耿正霖" w:date="2016-05-26T22:27:00Z">
        <w:r>
          <w:rPr>
            <w:noProof/>
          </w:rPr>
          <w:lastRenderedPageBreak/>
          <mc:AlternateContent>
            <mc:Choice Requires="wps">
              <w:drawing>
                <wp:anchor distT="0" distB="0" distL="114300" distR="114300" simplePos="0" relativeHeight="251728896" behindDoc="0" locked="0" layoutInCell="1" allowOverlap="1" wp14:anchorId="3B5DFA8D" wp14:editId="1F61C100">
                  <wp:simplePos x="0" y="0"/>
                  <wp:positionH relativeFrom="column">
                    <wp:posOffset>635</wp:posOffset>
                  </wp:positionH>
                  <wp:positionV relativeFrom="paragraph">
                    <wp:posOffset>6635115</wp:posOffset>
                  </wp:positionV>
                  <wp:extent cx="532828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rsidR="0046526A" w:rsidRPr="00443E71" w:rsidRDefault="0046526A">
                              <w:pPr>
                                <w:pStyle w:val="Caption"/>
                                <w:jc w:val="center"/>
                                <w:rPr>
                                  <w:noProof/>
                                </w:rPr>
                                <w:pPrChange w:id="1684" w:author="耿正霖" w:date="2016-05-26T22:27:00Z">
                                  <w:pPr/>
                                </w:pPrChange>
                              </w:pPr>
                              <w:bookmarkStart w:id="1685" w:name="_Ref452064992"/>
                              <w:bookmarkStart w:id="1686" w:name="_Toc452065180"/>
                              <w:ins w:id="1687" w:author="耿正霖" w:date="2016-05-26T22:27:00Z">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ins>
                              <w:r>
                                <w:fldChar w:fldCharType="separate"/>
                              </w:r>
                              <w:r>
                                <w:rPr>
                                  <w:noProof/>
                                </w:rPr>
                                <w:t>4</w:t>
                              </w:r>
                              <w:ins w:id="1688"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1689" w:author="耿正霖" w:date="2016-05-26T22:27:00Z">
                                <w:r>
                                  <w:rPr>
                                    <w:noProof/>
                                  </w:rPr>
                                  <w:t>4</w:t>
                                </w:r>
                                <w:r>
                                  <w:fldChar w:fldCharType="end"/>
                                </w:r>
                                <w:bookmarkEnd w:id="1685"/>
                                <w:r>
                                  <w:t xml:space="preserve"> </w:t>
                                </w:r>
                                <w:r>
                                  <w:t>不同</w:t>
                                </w:r>
                                <w:r>
                                  <w:rPr>
                                    <w:rFonts w:hint="eastAsia"/>
                                  </w:rPr>
                                  <w:t>渲染方法</w:t>
                                </w:r>
                                <w:r>
                                  <w:t>的</w:t>
                                </w:r>
                                <w:r>
                                  <w:rPr>
                                    <w:rFonts w:hint="eastAsia"/>
                                  </w:rPr>
                                  <w:t>效果</w:t>
                                </w:r>
                                <w:r>
                                  <w:t>比较</w:t>
                                </w:r>
                              </w:ins>
                              <w:bookmarkEnd w:id="16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DFA8D" id="Text Box 35" o:spid="_x0000_s1041" type="#_x0000_t202" style="position:absolute;left:0;text-align:left;margin-left:.05pt;margin-top:522.45pt;width:419.5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" stroked="f">
                  <v:textbox style="mso-fit-shape-to-text:t" inset="0,0,0,0">
                    <w:txbxContent>
                      <w:p w:rsidR="0046526A" w:rsidRPr="00443E71" w:rsidRDefault="0046526A">
                        <w:pPr>
                          <w:pStyle w:val="Caption"/>
                          <w:jc w:val="center"/>
                          <w:rPr>
                            <w:noProof/>
                          </w:rPr>
                          <w:pPrChange w:id="1690" w:author="耿正霖" w:date="2016-05-26T22:27:00Z">
                            <w:pPr/>
                          </w:pPrChange>
                        </w:pPr>
                        <w:bookmarkStart w:id="1691" w:name="_Ref452064992"/>
                        <w:bookmarkStart w:id="1692" w:name="_Toc452065180"/>
                        <w:ins w:id="1693" w:author="耿正霖" w:date="2016-05-26T22:27:00Z">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ins>
                        <w:r>
                          <w:fldChar w:fldCharType="separate"/>
                        </w:r>
                        <w:r>
                          <w:rPr>
                            <w:noProof/>
                          </w:rPr>
                          <w:t>4</w:t>
                        </w:r>
                        <w:ins w:id="1694" w:author="耿正霖" w:date="2016-05-26T22:27:00Z">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ins>
                        <w:r>
                          <w:fldChar w:fldCharType="separate"/>
                        </w:r>
                        <w:ins w:id="1695" w:author="耿正霖" w:date="2016-05-26T22:27:00Z">
                          <w:r>
                            <w:rPr>
                              <w:noProof/>
                            </w:rPr>
                            <w:t>4</w:t>
                          </w:r>
                          <w:r>
                            <w:fldChar w:fldCharType="end"/>
                          </w:r>
                          <w:bookmarkEnd w:id="1691"/>
                          <w:r>
                            <w:t xml:space="preserve"> </w:t>
                          </w:r>
                          <w:r>
                            <w:t>不同</w:t>
                          </w:r>
                          <w:r>
                            <w:rPr>
                              <w:rFonts w:hint="eastAsia"/>
                            </w:rPr>
                            <w:t>渲染方法</w:t>
                          </w:r>
                          <w:r>
                            <w:t>的</w:t>
                          </w:r>
                          <w:r>
                            <w:rPr>
                              <w:rFonts w:hint="eastAsia"/>
                            </w:rPr>
                            <w:t>效果</w:t>
                          </w:r>
                          <w:r>
                            <w:t>比较</w:t>
                          </w:r>
                        </w:ins>
                        <w:bookmarkEnd w:id="1692"/>
                      </w:p>
                    </w:txbxContent>
                  </v:textbox>
                  <w10:wrap type="topAndBottom"/>
                </v:shape>
              </w:pict>
            </mc:Fallback>
          </mc:AlternateContent>
        </w:r>
      </w:ins>
      <w:ins w:id="1696" w:author="耿正霖" w:date="2016-05-26T22:22:00Z">
        <w:r>
          <w:rPr>
            <w:noProof/>
          </w:rPr>
          <w:drawing>
            <wp:anchor distT="0" distB="0" distL="114300" distR="114300" simplePos="0" relativeHeight="251726848" behindDoc="0" locked="0" layoutInCell="1" allowOverlap="1" wp14:anchorId="0435E54F" wp14:editId="22AAC60B">
              <wp:simplePos x="0" y="0"/>
              <wp:positionH relativeFrom="column">
                <wp:posOffset>635</wp:posOffset>
              </wp:positionH>
              <wp:positionV relativeFrom="paragraph">
                <wp:posOffset>-508000</wp:posOffset>
              </wp:positionV>
              <wp:extent cx="5328285" cy="6577965"/>
              <wp:effectExtent l="0" t="0" r="571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28285" cy="6577965"/>
                      </a:xfrm>
                      <a:prstGeom prst="rect">
                        <a:avLst/>
                      </a:prstGeom>
                    </pic:spPr>
                  </pic:pic>
                </a:graphicData>
              </a:graphic>
            </wp:anchor>
          </w:drawing>
        </w:r>
      </w:ins>
    </w:p>
    <w:p w:rsidR="003A0A37" w:rsidRDefault="009D046D" w:rsidP="003A0A37">
      <w:r>
        <w:rPr>
          <w:rFonts w:hint="eastAsia"/>
        </w:rPr>
        <w:t>虽然</w:t>
      </w:r>
      <w:r>
        <w:rPr>
          <w:rFonts w:hint="eastAsia"/>
        </w:rPr>
        <w:t>N</w:t>
      </w:r>
      <w:r>
        <w:rPr>
          <w:rFonts w:hint="eastAsia"/>
        </w:rPr>
        <w:t>近邻方法</w:t>
      </w:r>
      <w:r w:rsidRPr="00245B9F">
        <w:rPr>
          <w:rFonts w:hint="eastAsia"/>
        </w:rPr>
        <w:t>有</w:t>
      </w:r>
      <w:ins w:id="1697" w:author="耿正霖" w:date="2016-05-26T11:21:00Z">
        <w:r w:rsidR="00245B9F" w:rsidRPr="00245B9F">
          <w:rPr>
            <w:rFonts w:hint="eastAsia"/>
            <w:rPrChange w:id="1698" w:author="耿正霖" w:date="2016-05-26T11:22:00Z">
              <w:rPr>
                <w:rFonts w:hint="eastAsia"/>
                <w:highlight w:val="yellow"/>
              </w:rPr>
            </w:rPrChange>
          </w:rPr>
          <w:t>明确的物理意义使用范围广</w:t>
        </w:r>
      </w:ins>
      <w:del w:id="1699" w:author="耿正霖" w:date="2016-05-26T11:21:00Z">
        <w:r w:rsidRPr="00245B9F" w:rsidDel="00245B9F">
          <w:rPr>
            <w:rFonts w:hint="eastAsia"/>
          </w:rPr>
          <w:delText>许多优点</w:delText>
        </w:r>
      </w:del>
      <w:ins w:id="1700" w:author="ZH" w:date="2016-05-25T23:48:00Z">
        <w:del w:id="1701" w:author="耿正霖" w:date="2016-05-26T11:21:00Z">
          <w:r w:rsidR="0021167C" w:rsidDel="00245B9F">
            <w:rPr>
              <w:rFonts w:hint="eastAsia"/>
            </w:rPr>
            <w:delText>实验</w:delText>
          </w:r>
          <w:r w:rsidR="0021167C" w:rsidDel="00245B9F">
            <w:delText>里一个都没体现出来？</w:delText>
          </w:r>
        </w:del>
      </w:ins>
      <w:r>
        <w:rPr>
          <w:rFonts w:hint="eastAsia"/>
        </w:rPr>
        <w:t>，但是从渲染效率和渲染质量上来考虑，本系统还是主要使用逐段线性方法。</w:t>
      </w:r>
    </w:p>
    <w:p w:rsidR="003A0A37" w:rsidRDefault="003A0A37" w:rsidP="003A0A37">
      <w:pPr>
        <w:widowControl/>
        <w:spacing w:line="240" w:lineRule="auto"/>
        <w:ind w:firstLine="0"/>
        <w:jc w:val="left"/>
      </w:pPr>
      <w:r>
        <w:br w:type="page"/>
      </w:r>
    </w:p>
    <w:p w:rsidR="003A0A37" w:rsidRDefault="003A0A37" w:rsidP="003A0A37">
      <w:pPr>
        <w:widowControl/>
        <w:spacing w:line="240" w:lineRule="auto"/>
        <w:ind w:firstLine="0"/>
        <w:jc w:val="left"/>
      </w:pPr>
      <w:bookmarkStart w:id="1702" w:name="_Toc451194211"/>
      <w:bookmarkStart w:id="1703" w:name="_Toc451194293"/>
      <w:bookmarkStart w:id="1704" w:name="_Toc451194538"/>
    </w:p>
    <w:p w:rsidR="00DE0D4B" w:rsidRDefault="00DE0D4B" w:rsidP="00DE0D4B">
      <w:pPr>
        <w:pStyle w:val="Heading1"/>
      </w:pPr>
      <w:bookmarkStart w:id="1705" w:name="_Toc452072055"/>
      <w:r>
        <w:rPr>
          <w:rFonts w:hint="eastAsia"/>
        </w:rPr>
        <w:t>结论</w:t>
      </w:r>
      <w:bookmarkEnd w:id="1702"/>
      <w:bookmarkEnd w:id="1703"/>
      <w:bookmarkEnd w:id="1704"/>
      <w:bookmarkEnd w:id="1705"/>
    </w:p>
    <w:p w:rsidR="00DE0D4B" w:rsidRDefault="00663C9B" w:rsidP="00663C9B">
      <w:pPr>
        <w:pStyle w:val="Heading2"/>
      </w:pPr>
      <w:bookmarkStart w:id="1706" w:name="_Toc451194212"/>
      <w:bookmarkStart w:id="1707" w:name="_Toc451194294"/>
      <w:bookmarkStart w:id="1708" w:name="_Toc451194539"/>
      <w:bookmarkStart w:id="1709" w:name="_Toc452072056"/>
      <w:r>
        <w:rPr>
          <w:rFonts w:hint="eastAsia"/>
        </w:rPr>
        <w:t>工作总结</w:t>
      </w:r>
      <w:bookmarkEnd w:id="1706"/>
      <w:bookmarkEnd w:id="1707"/>
      <w:bookmarkEnd w:id="1708"/>
      <w:bookmarkEnd w:id="1709"/>
      <w:ins w:id="1710" w:author="ZH" w:date="2016-05-25T23:22:00Z">
        <w:del w:id="1711" w:author="耿正霖" w:date="2016-05-26T11:18:00Z">
          <w:r w:rsidR="008F06E1" w:rsidDel="002C5B42">
            <w:rPr>
              <w:rFonts w:hint="eastAsia"/>
            </w:rPr>
            <w:delText>主要</w:delText>
          </w:r>
          <w:r w:rsidR="008F06E1" w:rsidDel="002C5B42">
            <w:delText>总结你做了什么</w:delText>
          </w:r>
        </w:del>
      </w:ins>
    </w:p>
    <w:p w:rsidR="00663C9B" w:rsidRPr="00663C9B" w:rsidRDefault="00663C9B" w:rsidP="00663C9B">
      <w:r>
        <w:rPr>
          <w:rFonts w:hint="eastAsia"/>
        </w:rPr>
        <w:t>本文实现了一个基于手持相机的光场采集系统。</w:t>
      </w:r>
      <w:ins w:id="1712" w:author="耿正霖" w:date="2016-05-26T11:19:00Z">
        <w:r w:rsidR="002A3EC3">
          <w:rPr>
            <w:rFonts w:hint="eastAsia"/>
          </w:rPr>
          <w:t>为了实现这一系统，主要</w:t>
        </w:r>
      </w:ins>
      <w:del w:id="1713" w:author="耿正霖" w:date="2016-05-26T11:19:00Z">
        <w:r w:rsidDel="002A3EC3">
          <w:rPr>
            <w:rFonts w:hint="eastAsia"/>
          </w:rPr>
          <w:delText>传统的光场采集往往需要特殊的设备，在采集之前需要花大量时间进行系统搭建，本系统的意义在于允许用户使用平日使用的智能手机就可以实现光场采集，并在采集的过程中实时地给予用户关于已采集数据的信息反馈，辅助用户更好地进行场景数据覆盖，同时用户可以实时地查看光场渲染的结果。</w:delText>
        </w:r>
        <w:r w:rsidR="00604898" w:rsidDel="002A3EC3">
          <w:rPr>
            <w:rFonts w:hint="eastAsia"/>
          </w:rPr>
          <w:delText>如果想要实现手持相机的光场采集，</w:delText>
        </w:r>
      </w:del>
      <w:r w:rsidR="00604898">
        <w:rPr>
          <w:rFonts w:hint="eastAsia"/>
        </w:rPr>
        <w:t>主要</w:t>
      </w:r>
      <w:del w:id="1714" w:author="耿正霖" w:date="2016-05-26T11:19:00Z">
        <w:r w:rsidR="00604898" w:rsidDel="002A3EC3">
          <w:rPr>
            <w:rFonts w:hint="eastAsia"/>
          </w:rPr>
          <w:delText>需要</w:delText>
        </w:r>
      </w:del>
      <w:ins w:id="1715" w:author="耿正霖" w:date="2016-05-26T11:19:00Z">
        <w:r w:rsidR="002A3EC3">
          <w:rPr>
            <w:rFonts w:hint="eastAsia"/>
          </w:rPr>
          <w:t>尝试</w:t>
        </w:r>
      </w:ins>
      <w:r w:rsidR="00604898">
        <w:rPr>
          <w:rFonts w:hint="eastAsia"/>
        </w:rPr>
        <w:t>解决</w:t>
      </w:r>
      <w:ins w:id="1716" w:author="耿正霖" w:date="2016-05-26T11:19:00Z">
        <w:r w:rsidR="002A3EC3">
          <w:rPr>
            <w:rFonts w:hint="eastAsia"/>
          </w:rPr>
          <w:t>了</w:t>
        </w:r>
      </w:ins>
      <w:r w:rsidR="00604898">
        <w:rPr>
          <w:rFonts w:hint="eastAsia"/>
        </w:rPr>
        <w:t>两大问题，第一是如何辅助用户使用手持相机进行光场采集，第二是针对用户采集来的非结构化数据如何进行光场渲染。</w:t>
      </w:r>
      <w:ins w:id="1717" w:author="耿正霖" w:date="2016-05-26T11:20:00Z">
        <w:r w:rsidR="002A3EC3">
          <w:rPr>
            <w:rFonts w:hint="eastAsia"/>
          </w:rPr>
          <w:t>针对光场采集，</w:t>
        </w:r>
      </w:ins>
      <w:r>
        <w:rPr>
          <w:rFonts w:hint="eastAsia"/>
        </w:rPr>
        <w:t>系统中实现了两种光场采集的方式，分别是基于</w:t>
      </w:r>
      <w:del w:id="1718" w:author="耿正霖" w:date="2016-05-26T10:14:00Z">
        <w:r w:rsidDel="00493C63">
          <w:rPr>
            <w:rFonts w:hint="eastAsia"/>
          </w:rPr>
          <w:delText>标记</w:delText>
        </w:r>
      </w:del>
      <w:ins w:id="1719" w:author="耿正霖" w:date="2016-05-26T10:14:00Z">
        <w:r w:rsidR="00493C63">
          <w:rPr>
            <w:rFonts w:hint="eastAsia"/>
          </w:rPr>
          <w:t>标志</w:t>
        </w:r>
      </w:ins>
      <w:r>
        <w:rPr>
          <w:rFonts w:hint="eastAsia"/>
        </w:rPr>
        <w:t>的采集方式和基于场景特征的采集方式，两种方式</w:t>
      </w:r>
      <w:r w:rsidR="00604898">
        <w:rPr>
          <w:rFonts w:hint="eastAsia"/>
        </w:rPr>
        <w:t>各有</w:t>
      </w:r>
      <w:r>
        <w:rPr>
          <w:rFonts w:hint="eastAsia"/>
        </w:rPr>
        <w:t>优点，适合在不同的应用场景下使用。</w:t>
      </w:r>
      <w:del w:id="1720" w:author="耿正霖" w:date="2016-05-26T11:20:00Z">
        <w:r w:rsidR="00604898" w:rsidDel="002A3EC3">
          <w:rPr>
            <w:rFonts w:hint="eastAsia"/>
          </w:rPr>
          <w:delText>同时</w:delText>
        </w:r>
      </w:del>
      <w:ins w:id="1721" w:author="耿正霖" w:date="2016-05-26T11:20:00Z">
        <w:r w:rsidR="002A3EC3">
          <w:rPr>
            <w:rFonts w:hint="eastAsia"/>
          </w:rPr>
          <w:t>针对光场渲染，</w:t>
        </w:r>
      </w:ins>
      <w:r w:rsidR="00604898">
        <w:rPr>
          <w:rFonts w:hint="eastAsia"/>
        </w:rPr>
        <w:t>系统中实现了两种光场渲染的方式，分别是逐段线性的渲染方式和</w:t>
      </w:r>
      <w:r w:rsidR="00604898">
        <w:rPr>
          <w:rFonts w:hint="eastAsia"/>
        </w:rPr>
        <w:t>N</w:t>
      </w:r>
      <w:r w:rsidR="00604898">
        <w:rPr>
          <w:rFonts w:hint="eastAsia"/>
        </w:rPr>
        <w:t>近邻的渲染方式，两种方式各有优点，也需要分不同的应用场景使用。</w:t>
      </w:r>
    </w:p>
    <w:p w:rsidR="009D046D" w:rsidRDefault="00604898" w:rsidP="00604898">
      <w:pPr>
        <w:pStyle w:val="Heading2"/>
      </w:pPr>
      <w:bookmarkStart w:id="1722" w:name="_Toc451194213"/>
      <w:bookmarkStart w:id="1723" w:name="_Toc451194295"/>
      <w:bookmarkStart w:id="1724" w:name="_Toc451194540"/>
      <w:bookmarkStart w:id="1725" w:name="_Toc452072057"/>
      <w:r>
        <w:rPr>
          <w:rFonts w:hint="eastAsia"/>
        </w:rPr>
        <w:t>存在问题与未来工作</w:t>
      </w:r>
      <w:bookmarkEnd w:id="1722"/>
      <w:bookmarkEnd w:id="1723"/>
      <w:bookmarkEnd w:id="1724"/>
      <w:bookmarkEnd w:id="1725"/>
    </w:p>
    <w:p w:rsidR="00604898" w:rsidRDefault="00604898" w:rsidP="00604898">
      <w:r>
        <w:rPr>
          <w:rFonts w:hint="eastAsia"/>
        </w:rPr>
        <w:t>首先是光场采集方面，在利用手持相机进行光场采集的过程中，如何对手机进行定位仍然是一个难题。基于</w:t>
      </w:r>
      <w:del w:id="1726" w:author="耿正霖" w:date="2016-05-26T10:14:00Z">
        <w:r w:rsidDel="00493C63">
          <w:rPr>
            <w:rFonts w:hint="eastAsia"/>
          </w:rPr>
          <w:delText>标记</w:delText>
        </w:r>
      </w:del>
      <w:ins w:id="1727" w:author="耿正霖" w:date="2016-05-26T10:14:00Z">
        <w:r w:rsidR="00493C63">
          <w:rPr>
            <w:rFonts w:hint="eastAsia"/>
          </w:rPr>
          <w:t>标志</w:t>
        </w:r>
      </w:ins>
      <w:r>
        <w:rPr>
          <w:rFonts w:hint="eastAsia"/>
        </w:rPr>
        <w:t>的方法需要使用</w:t>
      </w:r>
      <w:del w:id="1728" w:author="耿正霖" w:date="2016-05-26T10:14:00Z">
        <w:r w:rsidDel="00493C63">
          <w:rPr>
            <w:rFonts w:hint="eastAsia"/>
          </w:rPr>
          <w:delText>标记</w:delText>
        </w:r>
      </w:del>
      <w:ins w:id="1729" w:author="耿正霖" w:date="2016-05-26T10:14:00Z">
        <w:r w:rsidR="00493C63">
          <w:rPr>
            <w:rFonts w:hint="eastAsia"/>
          </w:rPr>
          <w:t>标志</w:t>
        </w:r>
      </w:ins>
      <w:r>
        <w:rPr>
          <w:rFonts w:hint="eastAsia"/>
        </w:rPr>
        <w:t>，携带很不方便也影响场景美观程度，当相机离</w:t>
      </w:r>
      <w:del w:id="1730" w:author="耿正霖" w:date="2016-05-26T10:14:00Z">
        <w:r w:rsidDel="00493C63">
          <w:rPr>
            <w:rFonts w:hint="eastAsia"/>
          </w:rPr>
          <w:delText>标记</w:delText>
        </w:r>
      </w:del>
      <w:ins w:id="1731" w:author="耿正霖" w:date="2016-05-26T10:14:00Z">
        <w:r w:rsidR="00493C63">
          <w:rPr>
            <w:rFonts w:hint="eastAsia"/>
          </w:rPr>
          <w:t>标志</w:t>
        </w:r>
      </w:ins>
      <w:r>
        <w:rPr>
          <w:rFonts w:hint="eastAsia"/>
        </w:rPr>
        <w:t>过远就没有办法进行定位。基于场景特征的方法虽然舍弃了</w:t>
      </w:r>
      <w:del w:id="1732" w:author="耿正霖" w:date="2016-05-26T10:14:00Z">
        <w:r w:rsidDel="00493C63">
          <w:rPr>
            <w:rFonts w:hint="eastAsia"/>
          </w:rPr>
          <w:delText>标记</w:delText>
        </w:r>
      </w:del>
      <w:ins w:id="1733" w:author="耿正霖" w:date="2016-05-26T10:14:00Z">
        <w:r w:rsidR="00493C63">
          <w:rPr>
            <w:rFonts w:hint="eastAsia"/>
          </w:rPr>
          <w:t>标志</w:t>
        </w:r>
      </w:ins>
      <w:r>
        <w:rPr>
          <w:rFonts w:hint="eastAsia"/>
        </w:rPr>
        <w:t>，但是程序稳定性较差，实验过程中有明显抖动，影响最后渲染结果。未来的一个工作方向之一就是改进对手机定位的准确性。随着增强现实技术的</w:t>
      </w:r>
      <w:r w:rsidR="002239C3">
        <w:rPr>
          <w:rFonts w:hint="eastAsia"/>
        </w:rPr>
        <w:t>推广</w:t>
      </w:r>
      <w:r>
        <w:rPr>
          <w:rFonts w:hint="eastAsia"/>
        </w:rPr>
        <w:t>，越来越多的手持设备开始配备深度摄像头，</w:t>
      </w:r>
      <w:r w:rsidR="002239C3">
        <w:rPr>
          <w:rFonts w:hint="eastAsia"/>
        </w:rPr>
        <w:t>双摄像头等结构，比如谷歌的</w:t>
      </w:r>
      <w:r w:rsidR="002239C3">
        <w:rPr>
          <w:rFonts w:hint="eastAsia"/>
        </w:rPr>
        <w:t>Tango</w:t>
      </w:r>
      <w:r w:rsidR="002239C3">
        <w:rPr>
          <w:rFonts w:hint="eastAsia"/>
        </w:rPr>
        <w:t>项目</w:t>
      </w:r>
      <w:customXmlDelRangeStart w:id="1734" w:author="耿正霖" w:date="2016-05-27T00:20:00Z"/>
      <w:sdt>
        <w:sdtPr>
          <w:rPr>
            <w:rFonts w:hint="eastAsia"/>
          </w:rPr>
          <w:id w:val="397322235"/>
          <w:citation/>
        </w:sdtPr>
        <w:sdtContent>
          <w:customXmlDelRangeEnd w:id="1734"/>
          <w:del w:id="1735" w:author="耿正霖" w:date="2016-05-27T00:20:00Z">
            <w:r w:rsidR="002239C3" w:rsidDel="00A87319">
              <w:fldChar w:fldCharType="begin"/>
            </w:r>
            <w:r w:rsidR="002239C3" w:rsidDel="00A87319">
              <w:delInstrText xml:space="preserve"> </w:delInstrText>
            </w:r>
            <w:r w:rsidR="002239C3" w:rsidDel="00A87319">
              <w:rPr>
                <w:rFonts w:hint="eastAsia"/>
              </w:rPr>
              <w:delInstrText>CITATION Goo16 \l 2052</w:delInstrText>
            </w:r>
            <w:r w:rsidR="002239C3" w:rsidDel="00A87319">
              <w:delInstrText xml:space="preserve"> </w:delInstrText>
            </w:r>
            <w:r w:rsidR="002239C3" w:rsidDel="00A87319">
              <w:fldChar w:fldCharType="separate"/>
            </w:r>
            <w:r w:rsidR="00B9761F" w:rsidDel="00A87319">
              <w:rPr>
                <w:rFonts w:hint="eastAsia"/>
                <w:noProof/>
              </w:rPr>
              <w:delText xml:space="preserve"> </w:delText>
            </w:r>
            <w:r w:rsidR="00B9761F" w:rsidDel="00A87319">
              <w:rPr>
                <w:noProof/>
              </w:rPr>
              <w:delText>[13]</w:delText>
            </w:r>
            <w:r w:rsidR="002239C3" w:rsidDel="00A87319">
              <w:fldChar w:fldCharType="end"/>
            </w:r>
          </w:del>
          <w:customXmlDelRangeStart w:id="1736" w:author="耿正霖" w:date="2016-05-27T00:20:00Z"/>
        </w:sdtContent>
      </w:sdt>
      <w:customXmlDelRangeEnd w:id="1736"/>
      <w:ins w:id="1737" w:author="耿正霖" w:date="2016-05-27T00:20:00Z">
        <w:r w:rsidR="00A87319">
          <w:fldChar w:fldCharType="begin"/>
        </w:r>
        <w:r w:rsidR="00A87319">
          <w:instrText xml:space="preserve"> ADDIN NE.Ref.{CAFACD9D-3DBF-484C-8C13-01AB77070F27}</w:instrText>
        </w:r>
      </w:ins>
      <w:r w:rsidR="00A87319">
        <w:fldChar w:fldCharType="separate"/>
      </w:r>
      <w:ins w:id="1738" w:author="耿正霖" w:date="2016-05-27T00:20:00Z">
        <w:r w:rsidR="00A87319">
          <w:rPr>
            <w:rFonts w:eastAsiaTheme="minorEastAsia" w:cs="Times New Roman"/>
            <w:color w:val="080000"/>
            <w:kern w:val="0"/>
            <w:szCs w:val="24"/>
            <w:vertAlign w:val="superscript"/>
          </w:rPr>
          <w:t>[13]</w:t>
        </w:r>
        <w:r w:rsidR="00A87319">
          <w:fldChar w:fldCharType="end"/>
        </w:r>
      </w:ins>
      <w:r w:rsidR="002239C3">
        <w:rPr>
          <w:rFonts w:hint="eastAsia"/>
        </w:rPr>
        <w:t>。未来可能定位这个问题上可以做得更好。</w:t>
      </w:r>
    </w:p>
    <w:p w:rsidR="002239C3" w:rsidRPr="00604898" w:rsidRDefault="002239C3" w:rsidP="00604898">
      <w:r>
        <w:rPr>
          <w:rFonts w:hint="eastAsia"/>
        </w:rPr>
        <w:t>然后是光场渲染方面，针对手持相机采集来的光场数据，如何获取场景的几何信息仍然是一个难题。对于逐段线性方法来说，相当于假定场景的几何形状为一个平面，对于小范围的光场采集来说可以实现比较好的渲染效果，但是如果想要进行大范围的光场采集的话就很难有很好的渲染效果了。对于</w:t>
      </w:r>
      <w:r>
        <w:rPr>
          <w:rFonts w:hint="eastAsia"/>
        </w:rPr>
        <w:t>N</w:t>
      </w:r>
      <w:r>
        <w:rPr>
          <w:rFonts w:hint="eastAsia"/>
        </w:rPr>
        <w:t>近邻方法，虽然能够处理大范围场景的光场数据，但是其假定场景的几何信息是已知的，如何获取场景中的几何信息还是一个需要解决的问题。</w:t>
      </w:r>
    </w:p>
    <w:p w:rsidR="00F956B4" w:rsidRDefault="00F956B4">
      <w:pPr>
        <w:widowControl/>
        <w:spacing w:line="240" w:lineRule="auto"/>
        <w:ind w:firstLine="0"/>
        <w:jc w:val="left"/>
      </w:pPr>
    </w:p>
    <w:p w:rsidR="0043359E" w:rsidRDefault="00FC3979" w:rsidP="003A44C2">
      <w:pPr>
        <w:widowControl/>
        <w:spacing w:line="240" w:lineRule="auto"/>
        <w:ind w:firstLine="0"/>
        <w:jc w:val="left"/>
      </w:pPr>
      <w:r>
        <w:br w:type="page"/>
      </w:r>
    </w:p>
    <w:p w:rsidR="003A44C2" w:rsidRDefault="003A44C2" w:rsidP="003A44C2">
      <w:pPr>
        <w:widowControl/>
        <w:spacing w:line="240" w:lineRule="auto"/>
        <w:ind w:firstLine="0"/>
        <w:jc w:val="left"/>
      </w:pPr>
    </w:p>
    <w:p w:rsidR="00F956B4" w:rsidRDefault="0043359E" w:rsidP="002C5D9A">
      <w:pPr>
        <w:pStyle w:val="Heading1"/>
        <w:numPr>
          <w:ilvl w:val="0"/>
          <w:numId w:val="0"/>
        </w:numPr>
      </w:pPr>
      <w:bookmarkStart w:id="1739" w:name="_Toc452072058"/>
      <w:r>
        <w:rPr>
          <w:rFonts w:hint="eastAsia"/>
        </w:rPr>
        <w:t>插图索引</w:t>
      </w:r>
      <w:bookmarkEnd w:id="1739"/>
    </w:p>
    <w:p w:rsidR="00770966" w:rsidRDefault="00F956B4">
      <w:pPr>
        <w:pStyle w:val="TableofFigures"/>
        <w:tabs>
          <w:tab w:val="right" w:leader="dot" w:pos="8381"/>
        </w:tabs>
        <w:ind w:left="960" w:hanging="480"/>
        <w:rPr>
          <w:ins w:id="1740" w:author="耿正霖" w:date="2016-05-26T22:30:00Z"/>
          <w:rFonts w:asciiTheme="minorHAnsi" w:eastAsiaTheme="minorEastAsia" w:hAnsiTheme="minorHAnsi"/>
          <w:noProof/>
          <w:sz w:val="21"/>
          <w:szCs w:val="22"/>
        </w:rPr>
      </w:pPr>
      <w:r>
        <w:fldChar w:fldCharType="begin"/>
      </w:r>
      <w:r>
        <w:instrText xml:space="preserve"> TOC \h \z \c "</w:instrText>
      </w:r>
      <w:r>
        <w:instrText>图</w:instrText>
      </w:r>
      <w:r>
        <w:instrText xml:space="preserve">" </w:instrText>
      </w:r>
      <w:r>
        <w:fldChar w:fldCharType="separate"/>
      </w:r>
      <w:ins w:id="1741" w:author="耿正霖" w:date="2016-05-26T22:30:00Z">
        <w:r w:rsidR="00770966" w:rsidRPr="00F87519">
          <w:rPr>
            <w:rStyle w:val="Hyperlink"/>
            <w:noProof/>
          </w:rPr>
          <w:fldChar w:fldCharType="begin"/>
        </w:r>
        <w:r w:rsidR="00770966" w:rsidRPr="00F87519">
          <w:rPr>
            <w:rStyle w:val="Hyperlink"/>
            <w:noProof/>
          </w:rPr>
          <w:instrText xml:space="preserve"> </w:instrText>
        </w:r>
        <w:r w:rsidR="00770966">
          <w:rPr>
            <w:noProof/>
          </w:rPr>
          <w:instrText>HYPERLINK "C:\\Users\\gengzl\\Downloads\\</w:instrText>
        </w:r>
        <w:r w:rsidR="00770966">
          <w:rPr>
            <w:noProof/>
          </w:rPr>
          <w:instrText>综合论文训练</w:instrText>
        </w:r>
        <w:r w:rsidR="00770966">
          <w:rPr>
            <w:noProof/>
          </w:rPr>
          <w:instrText>-</w:instrText>
        </w:r>
        <w:r w:rsidR="00770966">
          <w:rPr>
            <w:noProof/>
          </w:rPr>
          <w:instrText>耿正霖</w:instrText>
        </w:r>
        <w:r w:rsidR="00770966">
          <w:rPr>
            <w:noProof/>
          </w:rPr>
          <w:instrText>.docx" \l "_Toc452065168"</w:instrText>
        </w:r>
        <w:r w:rsidR="00770966" w:rsidRPr="00F87519">
          <w:rPr>
            <w:rStyle w:val="Hyperlink"/>
            <w:noProof/>
          </w:rPr>
          <w:instrText xml:space="preserve"> </w:instrText>
        </w:r>
        <w:r w:rsidR="00770966" w:rsidRPr="00F87519">
          <w:rPr>
            <w:rStyle w:val="Hyperlink"/>
            <w:noProof/>
          </w:rPr>
          <w:fldChar w:fldCharType="separate"/>
        </w:r>
        <w:r w:rsidR="00770966" w:rsidRPr="00F87519">
          <w:rPr>
            <w:rStyle w:val="Hyperlink"/>
            <w:noProof/>
          </w:rPr>
          <w:t>图</w:t>
        </w:r>
        <w:r w:rsidR="00770966" w:rsidRPr="00F87519">
          <w:rPr>
            <w:rStyle w:val="Hyperlink"/>
            <w:noProof/>
          </w:rPr>
          <w:t xml:space="preserve"> 1.1 </w:t>
        </w:r>
        <w:r w:rsidR="00770966" w:rsidRPr="00F87519">
          <w:rPr>
            <w:rStyle w:val="Hyperlink"/>
            <w:noProof/>
          </w:rPr>
          <w:t>光场的四维函数表示</w:t>
        </w:r>
        <w:r w:rsidR="00770966">
          <w:rPr>
            <w:noProof/>
            <w:webHidden/>
          </w:rPr>
          <w:tab/>
        </w:r>
        <w:r w:rsidR="00770966">
          <w:rPr>
            <w:noProof/>
            <w:webHidden/>
          </w:rPr>
          <w:fldChar w:fldCharType="begin"/>
        </w:r>
        <w:r w:rsidR="00770966">
          <w:rPr>
            <w:noProof/>
            <w:webHidden/>
          </w:rPr>
          <w:instrText xml:space="preserve"> PAGEREF _Toc452065168 \h </w:instrText>
        </w:r>
      </w:ins>
      <w:r w:rsidR="00770966">
        <w:rPr>
          <w:noProof/>
          <w:webHidden/>
        </w:rPr>
      </w:r>
      <w:r w:rsidR="00770966">
        <w:rPr>
          <w:noProof/>
          <w:webHidden/>
        </w:rPr>
        <w:fldChar w:fldCharType="separate"/>
      </w:r>
      <w:ins w:id="1742" w:author="耿正霖" w:date="2016-05-26T22:30:00Z">
        <w:r w:rsidR="00770966">
          <w:rPr>
            <w:noProof/>
            <w:webHidden/>
          </w:rPr>
          <w:t>1</w:t>
        </w:r>
        <w:r w:rsidR="00770966">
          <w:rPr>
            <w:noProof/>
            <w:webHidden/>
          </w:rPr>
          <w:fldChar w:fldCharType="end"/>
        </w:r>
        <w:r w:rsidR="00770966" w:rsidRPr="00F87519">
          <w:rPr>
            <w:rStyle w:val="Hyperlink"/>
            <w:noProof/>
          </w:rPr>
          <w:fldChar w:fldCharType="end"/>
        </w:r>
      </w:ins>
    </w:p>
    <w:p w:rsidR="00770966" w:rsidRDefault="00770966">
      <w:pPr>
        <w:pStyle w:val="TableofFigures"/>
        <w:tabs>
          <w:tab w:val="right" w:leader="dot" w:pos="8381"/>
        </w:tabs>
        <w:ind w:left="960" w:hanging="480"/>
        <w:rPr>
          <w:ins w:id="1743" w:author="耿正霖" w:date="2016-05-26T22:30:00Z"/>
          <w:rFonts w:asciiTheme="minorHAnsi" w:eastAsiaTheme="minorEastAsia" w:hAnsiTheme="minorHAnsi"/>
          <w:noProof/>
          <w:sz w:val="21"/>
          <w:szCs w:val="22"/>
        </w:rPr>
      </w:pPr>
      <w:ins w:id="1744"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"_Toc452065169"</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2.1 </w:t>
        </w:r>
        <w:r w:rsidRPr="00F87519">
          <w:rPr>
            <w:rStyle w:val="Hyperlink"/>
            <w:noProof/>
          </w:rPr>
          <w:t>光场采集系统框架图</w:t>
        </w:r>
        <w:r>
          <w:rPr>
            <w:noProof/>
            <w:webHidden/>
          </w:rPr>
          <w:tab/>
        </w:r>
        <w:r>
          <w:rPr>
            <w:noProof/>
            <w:webHidden/>
          </w:rPr>
          <w:fldChar w:fldCharType="begin"/>
        </w:r>
        <w:r>
          <w:rPr>
            <w:noProof/>
            <w:webHidden/>
          </w:rPr>
          <w:instrText xml:space="preserve"> PAGEREF _Toc452065169 \h </w:instrText>
        </w:r>
      </w:ins>
      <w:r>
        <w:rPr>
          <w:noProof/>
          <w:webHidden/>
        </w:rPr>
      </w:r>
      <w:r>
        <w:rPr>
          <w:noProof/>
          <w:webHidden/>
        </w:rPr>
        <w:fldChar w:fldCharType="separate"/>
      </w:r>
      <w:ins w:id="1745" w:author="耿正霖" w:date="2016-05-26T22:30:00Z">
        <w:r>
          <w:rPr>
            <w:noProof/>
            <w:webHidden/>
          </w:rPr>
          <w:t>4</w:t>
        </w:r>
        <w:r>
          <w:rPr>
            <w:noProof/>
            <w:webHidden/>
          </w:rPr>
          <w:fldChar w:fldCharType="end"/>
        </w:r>
        <w:r w:rsidRPr="00F87519">
          <w:rPr>
            <w:rStyle w:val="Hyperlink"/>
            <w:noProof/>
          </w:rPr>
          <w:fldChar w:fldCharType="end"/>
        </w:r>
      </w:ins>
    </w:p>
    <w:p w:rsidR="00770966" w:rsidRDefault="00770966">
      <w:pPr>
        <w:pStyle w:val="TableofFigures"/>
        <w:tabs>
          <w:tab w:val="right" w:leader="dot" w:pos="8381"/>
        </w:tabs>
        <w:ind w:left="960" w:hanging="480"/>
        <w:rPr>
          <w:ins w:id="1746" w:author="耿正霖" w:date="2016-05-26T22:30:00Z"/>
          <w:rFonts w:asciiTheme="minorHAnsi" w:eastAsiaTheme="minorEastAsia" w:hAnsiTheme="minorHAnsi"/>
          <w:noProof/>
          <w:sz w:val="21"/>
          <w:szCs w:val="22"/>
        </w:rPr>
      </w:pPr>
      <w:ins w:id="1747"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"_Toc452065170"</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2.2 </w:t>
        </w:r>
        <w:r w:rsidRPr="00F87519">
          <w:rPr>
            <w:rStyle w:val="Hyperlink"/>
            <w:noProof/>
          </w:rPr>
          <w:t>光场采集系统概述</w:t>
        </w:r>
        <w:r>
          <w:rPr>
            <w:noProof/>
            <w:webHidden/>
          </w:rPr>
          <w:tab/>
        </w:r>
        <w:r>
          <w:rPr>
            <w:noProof/>
            <w:webHidden/>
          </w:rPr>
          <w:fldChar w:fldCharType="begin"/>
        </w:r>
        <w:r>
          <w:rPr>
            <w:noProof/>
            <w:webHidden/>
          </w:rPr>
          <w:instrText xml:space="preserve"> PAGEREF _Toc452065170 \h </w:instrText>
        </w:r>
      </w:ins>
      <w:r>
        <w:rPr>
          <w:noProof/>
          <w:webHidden/>
        </w:rPr>
      </w:r>
      <w:r>
        <w:rPr>
          <w:noProof/>
          <w:webHidden/>
        </w:rPr>
        <w:fldChar w:fldCharType="separate"/>
      </w:r>
      <w:ins w:id="1748" w:author="耿正霖" w:date="2016-05-26T22:30:00Z">
        <w:r>
          <w:rPr>
            <w:noProof/>
            <w:webHidden/>
          </w:rPr>
          <w:t>6</w:t>
        </w:r>
        <w:r>
          <w:rPr>
            <w:noProof/>
            <w:webHidden/>
          </w:rPr>
          <w:fldChar w:fldCharType="end"/>
        </w:r>
        <w:r w:rsidRPr="00F87519">
          <w:rPr>
            <w:rStyle w:val="Hyperlink"/>
            <w:noProof/>
          </w:rPr>
          <w:fldChar w:fldCharType="end"/>
        </w:r>
      </w:ins>
    </w:p>
    <w:p w:rsidR="00770966" w:rsidRDefault="00770966">
      <w:pPr>
        <w:pStyle w:val="TableofFigures"/>
        <w:tabs>
          <w:tab w:val="right" w:leader="dot" w:pos="8381"/>
        </w:tabs>
        <w:ind w:left="960" w:hanging="480"/>
        <w:rPr>
          <w:ins w:id="1749" w:author="耿正霖" w:date="2016-05-26T22:30:00Z"/>
          <w:rFonts w:asciiTheme="minorHAnsi" w:eastAsiaTheme="minorEastAsia" w:hAnsiTheme="minorHAnsi"/>
          <w:noProof/>
          <w:sz w:val="21"/>
          <w:szCs w:val="22"/>
        </w:rPr>
      </w:pPr>
      <w:ins w:id="1750"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"_Toc452065171"</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2.3 </w:t>
        </w:r>
        <w:r w:rsidRPr="00F87519">
          <w:rPr>
            <w:rStyle w:val="Hyperlink"/>
            <w:noProof/>
          </w:rPr>
          <w:t>视角和线框球的相对位置</w:t>
        </w:r>
        <w:r>
          <w:rPr>
            <w:noProof/>
            <w:webHidden/>
          </w:rPr>
          <w:tab/>
        </w:r>
        <w:r>
          <w:rPr>
            <w:noProof/>
            <w:webHidden/>
          </w:rPr>
          <w:fldChar w:fldCharType="begin"/>
        </w:r>
        <w:r>
          <w:rPr>
            <w:noProof/>
            <w:webHidden/>
          </w:rPr>
          <w:instrText xml:space="preserve"> PAGEREF _Toc452065171 \h </w:instrText>
        </w:r>
      </w:ins>
      <w:r>
        <w:rPr>
          <w:noProof/>
          <w:webHidden/>
        </w:rPr>
      </w:r>
      <w:r>
        <w:rPr>
          <w:noProof/>
          <w:webHidden/>
        </w:rPr>
        <w:fldChar w:fldCharType="separate"/>
      </w:r>
      <w:ins w:id="1751" w:author="耿正霖" w:date="2016-05-26T22:30:00Z">
        <w:r>
          <w:rPr>
            <w:noProof/>
            <w:webHidden/>
          </w:rPr>
          <w:t>7</w:t>
        </w:r>
        <w:r>
          <w:rPr>
            <w:noProof/>
            <w:webHidden/>
          </w:rPr>
          <w:fldChar w:fldCharType="end"/>
        </w:r>
        <w:r w:rsidRPr="00F87519">
          <w:rPr>
            <w:rStyle w:val="Hyperlink"/>
            <w:noProof/>
          </w:rPr>
          <w:fldChar w:fldCharType="end"/>
        </w:r>
      </w:ins>
    </w:p>
    <w:p w:rsidR="00770966" w:rsidRDefault="00770966">
      <w:pPr>
        <w:pStyle w:val="TableofFigures"/>
        <w:tabs>
          <w:tab w:val="right" w:leader="dot" w:pos="8381"/>
        </w:tabs>
        <w:ind w:left="960" w:hanging="480"/>
        <w:rPr>
          <w:ins w:id="1752" w:author="耿正霖" w:date="2016-05-26T22:30:00Z"/>
          <w:rFonts w:asciiTheme="minorHAnsi" w:eastAsiaTheme="minorEastAsia" w:hAnsiTheme="minorHAnsi"/>
          <w:noProof/>
          <w:sz w:val="21"/>
          <w:szCs w:val="22"/>
        </w:rPr>
      </w:pPr>
      <w:ins w:id="1753"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"_Toc452065172"</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3.1 </w:t>
        </w:r>
        <w:r w:rsidRPr="00F87519">
          <w:rPr>
            <w:rStyle w:val="Hyperlink"/>
            <w:noProof/>
          </w:rPr>
          <w:t>显示的是基于标志的采集方法</w:t>
        </w:r>
        <w:r>
          <w:rPr>
            <w:noProof/>
            <w:webHidden/>
          </w:rPr>
          <w:tab/>
        </w:r>
        <w:r>
          <w:rPr>
            <w:noProof/>
            <w:webHidden/>
          </w:rPr>
          <w:fldChar w:fldCharType="begin"/>
        </w:r>
        <w:r>
          <w:rPr>
            <w:noProof/>
            <w:webHidden/>
          </w:rPr>
          <w:instrText xml:space="preserve"> PAGEREF _Toc452065172 \h </w:instrText>
        </w:r>
      </w:ins>
      <w:r>
        <w:rPr>
          <w:noProof/>
          <w:webHidden/>
        </w:rPr>
      </w:r>
      <w:r>
        <w:rPr>
          <w:noProof/>
          <w:webHidden/>
        </w:rPr>
        <w:fldChar w:fldCharType="separate"/>
      </w:r>
      <w:ins w:id="1754" w:author="耿正霖" w:date="2016-05-26T22:30:00Z">
        <w:r>
          <w:rPr>
            <w:noProof/>
            <w:webHidden/>
          </w:rPr>
          <w:t>9</w:t>
        </w:r>
        <w:r>
          <w:rPr>
            <w:noProof/>
            <w:webHidden/>
          </w:rPr>
          <w:fldChar w:fldCharType="end"/>
        </w:r>
        <w:r w:rsidRPr="00F87519">
          <w:rPr>
            <w:rStyle w:val="Hyperlink"/>
            <w:noProof/>
          </w:rPr>
          <w:fldChar w:fldCharType="end"/>
        </w:r>
      </w:ins>
    </w:p>
    <w:p w:rsidR="00770966" w:rsidRDefault="00770966">
      <w:pPr>
        <w:pStyle w:val="TableofFigures"/>
        <w:tabs>
          <w:tab w:val="right" w:leader="dot" w:pos="8381"/>
        </w:tabs>
        <w:ind w:left="960" w:hanging="480"/>
        <w:rPr>
          <w:ins w:id="1755" w:author="耿正霖" w:date="2016-05-26T22:30:00Z"/>
          <w:rFonts w:asciiTheme="minorHAnsi" w:eastAsiaTheme="minorEastAsia" w:hAnsiTheme="minorHAnsi"/>
          <w:noProof/>
          <w:sz w:val="21"/>
          <w:szCs w:val="22"/>
        </w:rPr>
      </w:pPr>
      <w:ins w:id="1756"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"_Toc452065173"</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3.2 </w:t>
        </w:r>
        <w:r w:rsidRPr="00F87519">
          <w:rPr>
            <w:rStyle w:val="Hyperlink"/>
            <w:noProof/>
          </w:rPr>
          <w:t>光场采集过程程序状态机</w:t>
        </w:r>
        <w:r>
          <w:rPr>
            <w:noProof/>
            <w:webHidden/>
          </w:rPr>
          <w:tab/>
        </w:r>
        <w:r>
          <w:rPr>
            <w:noProof/>
            <w:webHidden/>
          </w:rPr>
          <w:fldChar w:fldCharType="begin"/>
        </w:r>
        <w:r>
          <w:rPr>
            <w:noProof/>
            <w:webHidden/>
          </w:rPr>
          <w:instrText xml:space="preserve"> PAGEREF _Toc452065173 \h </w:instrText>
        </w:r>
      </w:ins>
      <w:r>
        <w:rPr>
          <w:noProof/>
          <w:webHidden/>
        </w:rPr>
      </w:r>
      <w:r>
        <w:rPr>
          <w:noProof/>
          <w:webHidden/>
        </w:rPr>
        <w:fldChar w:fldCharType="separate"/>
      </w:r>
      <w:ins w:id="1757" w:author="耿正霖" w:date="2016-05-26T22:30:00Z">
        <w:r>
          <w:rPr>
            <w:noProof/>
            <w:webHidden/>
          </w:rPr>
          <w:t>10</w:t>
        </w:r>
        <w:r>
          <w:rPr>
            <w:noProof/>
            <w:webHidden/>
          </w:rPr>
          <w:fldChar w:fldCharType="end"/>
        </w:r>
        <w:r w:rsidRPr="00F87519">
          <w:rPr>
            <w:rStyle w:val="Hyperlink"/>
            <w:noProof/>
          </w:rPr>
          <w:fldChar w:fldCharType="end"/>
        </w:r>
      </w:ins>
    </w:p>
    <w:p w:rsidR="00770966" w:rsidRDefault="00770966">
      <w:pPr>
        <w:pStyle w:val="TableofFigures"/>
        <w:tabs>
          <w:tab w:val="right" w:leader="dot" w:pos="8381"/>
        </w:tabs>
        <w:ind w:left="960" w:hanging="480"/>
        <w:rPr>
          <w:ins w:id="1758" w:author="耿正霖" w:date="2016-05-26T22:30:00Z"/>
          <w:rFonts w:asciiTheme="minorHAnsi" w:eastAsiaTheme="minorEastAsia" w:hAnsiTheme="minorHAnsi"/>
          <w:noProof/>
          <w:sz w:val="21"/>
          <w:szCs w:val="22"/>
        </w:rPr>
      </w:pPr>
      <w:ins w:id="1759"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"_Toc452065174"</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3.3 </w:t>
        </w:r>
        <w:r w:rsidRPr="00F87519">
          <w:rPr>
            <w:rStyle w:val="Hyperlink"/>
            <w:noProof/>
          </w:rPr>
          <w:t>基于场景特征的采集方法</w:t>
        </w:r>
        <w:r>
          <w:rPr>
            <w:noProof/>
            <w:webHidden/>
          </w:rPr>
          <w:tab/>
        </w:r>
        <w:r>
          <w:rPr>
            <w:noProof/>
            <w:webHidden/>
          </w:rPr>
          <w:fldChar w:fldCharType="begin"/>
        </w:r>
        <w:r>
          <w:rPr>
            <w:noProof/>
            <w:webHidden/>
          </w:rPr>
          <w:instrText xml:space="preserve"> PAGEREF _Toc452065174 \h </w:instrText>
        </w:r>
      </w:ins>
      <w:r>
        <w:rPr>
          <w:noProof/>
          <w:webHidden/>
        </w:rPr>
      </w:r>
      <w:r>
        <w:rPr>
          <w:noProof/>
          <w:webHidden/>
        </w:rPr>
        <w:fldChar w:fldCharType="separate"/>
      </w:r>
      <w:ins w:id="1760" w:author="耿正霖" w:date="2016-05-26T22:30:00Z">
        <w:r>
          <w:rPr>
            <w:noProof/>
            <w:webHidden/>
          </w:rPr>
          <w:t>13</w:t>
        </w:r>
        <w:r>
          <w:rPr>
            <w:noProof/>
            <w:webHidden/>
          </w:rPr>
          <w:fldChar w:fldCharType="end"/>
        </w:r>
        <w:r w:rsidRPr="00F87519">
          <w:rPr>
            <w:rStyle w:val="Hyperlink"/>
            <w:noProof/>
          </w:rPr>
          <w:fldChar w:fldCharType="end"/>
        </w:r>
      </w:ins>
    </w:p>
    <w:p w:rsidR="00770966" w:rsidRDefault="00770966">
      <w:pPr>
        <w:pStyle w:val="TableofFigures"/>
        <w:tabs>
          <w:tab w:val="right" w:leader="dot" w:pos="8381"/>
        </w:tabs>
        <w:ind w:left="960" w:hanging="480"/>
        <w:rPr>
          <w:ins w:id="1761" w:author="耿正霖" w:date="2016-05-26T22:30:00Z"/>
          <w:rFonts w:asciiTheme="minorHAnsi" w:eastAsiaTheme="minorEastAsia" w:hAnsiTheme="minorHAnsi"/>
          <w:noProof/>
          <w:sz w:val="21"/>
          <w:szCs w:val="22"/>
        </w:rPr>
      </w:pPr>
      <w:ins w:id="1762"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"_Toc452065175"</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3.4</w:t>
        </w:r>
        <w:r w:rsidRPr="00F87519">
          <w:rPr>
            <w:rStyle w:val="Hyperlink"/>
            <w:noProof/>
          </w:rPr>
          <w:t>基于场景特征的采集方法</w:t>
        </w:r>
        <w:r>
          <w:rPr>
            <w:noProof/>
            <w:webHidden/>
          </w:rPr>
          <w:tab/>
        </w:r>
        <w:r>
          <w:rPr>
            <w:noProof/>
            <w:webHidden/>
          </w:rPr>
          <w:fldChar w:fldCharType="begin"/>
        </w:r>
        <w:r>
          <w:rPr>
            <w:noProof/>
            <w:webHidden/>
          </w:rPr>
          <w:instrText xml:space="preserve"> PAGEREF _Toc452065175 \h </w:instrText>
        </w:r>
      </w:ins>
      <w:r>
        <w:rPr>
          <w:noProof/>
          <w:webHidden/>
        </w:rPr>
      </w:r>
      <w:r>
        <w:rPr>
          <w:noProof/>
          <w:webHidden/>
        </w:rPr>
        <w:fldChar w:fldCharType="separate"/>
      </w:r>
      <w:ins w:id="1763" w:author="耿正霖" w:date="2016-05-26T22:30:00Z">
        <w:r>
          <w:rPr>
            <w:noProof/>
            <w:webHidden/>
          </w:rPr>
          <w:t>13</w:t>
        </w:r>
        <w:r>
          <w:rPr>
            <w:noProof/>
            <w:webHidden/>
          </w:rPr>
          <w:fldChar w:fldCharType="end"/>
        </w:r>
        <w:r w:rsidRPr="00F87519">
          <w:rPr>
            <w:rStyle w:val="Hyperlink"/>
            <w:noProof/>
          </w:rPr>
          <w:fldChar w:fldCharType="end"/>
        </w:r>
      </w:ins>
    </w:p>
    <w:p w:rsidR="00770966" w:rsidRDefault="00770966">
      <w:pPr>
        <w:pStyle w:val="TableofFigures"/>
        <w:tabs>
          <w:tab w:val="right" w:leader="dot" w:pos="8381"/>
        </w:tabs>
        <w:ind w:left="960" w:hanging="480"/>
        <w:rPr>
          <w:ins w:id="1764" w:author="耿正霖" w:date="2016-05-26T22:30:00Z"/>
          <w:rFonts w:asciiTheme="minorHAnsi" w:eastAsiaTheme="minorEastAsia" w:hAnsiTheme="minorHAnsi"/>
          <w:noProof/>
          <w:sz w:val="21"/>
          <w:szCs w:val="22"/>
        </w:rPr>
      </w:pPr>
      <w:ins w:id="1765"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"_Toc452065176"</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3.5 </w:t>
        </w:r>
        <w:r w:rsidRPr="00F87519">
          <w:rPr>
            <w:rStyle w:val="Hyperlink"/>
            <w:noProof/>
          </w:rPr>
          <w:t>两种采集方法渲染结果对比</w:t>
        </w:r>
        <w:r>
          <w:rPr>
            <w:noProof/>
            <w:webHidden/>
          </w:rPr>
          <w:tab/>
        </w:r>
        <w:r>
          <w:rPr>
            <w:noProof/>
            <w:webHidden/>
          </w:rPr>
          <w:fldChar w:fldCharType="begin"/>
        </w:r>
        <w:r>
          <w:rPr>
            <w:noProof/>
            <w:webHidden/>
          </w:rPr>
          <w:instrText xml:space="preserve"> PAGEREF _Toc452065176 \h </w:instrText>
        </w:r>
      </w:ins>
      <w:r>
        <w:rPr>
          <w:noProof/>
          <w:webHidden/>
        </w:rPr>
      </w:r>
      <w:r>
        <w:rPr>
          <w:noProof/>
          <w:webHidden/>
        </w:rPr>
        <w:fldChar w:fldCharType="separate"/>
      </w:r>
      <w:ins w:id="1766" w:author="耿正霖" w:date="2016-05-26T22:30:00Z">
        <w:r>
          <w:rPr>
            <w:noProof/>
            <w:webHidden/>
          </w:rPr>
          <w:t>14</w:t>
        </w:r>
        <w:r>
          <w:rPr>
            <w:noProof/>
            <w:webHidden/>
          </w:rPr>
          <w:fldChar w:fldCharType="end"/>
        </w:r>
        <w:r w:rsidRPr="00F87519">
          <w:rPr>
            <w:rStyle w:val="Hyperlink"/>
            <w:noProof/>
          </w:rPr>
          <w:fldChar w:fldCharType="end"/>
        </w:r>
      </w:ins>
    </w:p>
    <w:p w:rsidR="00770966" w:rsidRDefault="00770966">
      <w:pPr>
        <w:pStyle w:val="TableofFigures"/>
        <w:tabs>
          <w:tab w:val="right" w:leader="dot" w:pos="8381"/>
        </w:tabs>
        <w:ind w:left="960" w:hanging="480"/>
        <w:rPr>
          <w:ins w:id="1767" w:author="耿正霖" w:date="2016-05-26T22:30:00Z"/>
          <w:rFonts w:asciiTheme="minorHAnsi" w:eastAsiaTheme="minorEastAsia" w:hAnsiTheme="minorHAnsi"/>
          <w:noProof/>
          <w:sz w:val="21"/>
          <w:szCs w:val="22"/>
        </w:rPr>
      </w:pPr>
      <w:ins w:id="1768"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"_Toc452065177"</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4.1 </w:t>
        </w:r>
        <w:r w:rsidRPr="00F87519">
          <w:rPr>
            <w:rStyle w:val="Hyperlink"/>
            <w:noProof/>
          </w:rPr>
          <w:t>两种三角化方式的对比</w:t>
        </w:r>
        <w:r>
          <w:rPr>
            <w:noProof/>
            <w:webHidden/>
          </w:rPr>
          <w:tab/>
        </w:r>
        <w:r>
          <w:rPr>
            <w:noProof/>
            <w:webHidden/>
          </w:rPr>
          <w:fldChar w:fldCharType="begin"/>
        </w:r>
        <w:r>
          <w:rPr>
            <w:noProof/>
            <w:webHidden/>
          </w:rPr>
          <w:instrText xml:space="preserve"> PAGEREF _Toc452065177 \h </w:instrText>
        </w:r>
      </w:ins>
      <w:r>
        <w:rPr>
          <w:noProof/>
          <w:webHidden/>
        </w:rPr>
      </w:r>
      <w:r>
        <w:rPr>
          <w:noProof/>
          <w:webHidden/>
        </w:rPr>
        <w:fldChar w:fldCharType="separate"/>
      </w:r>
      <w:ins w:id="1769" w:author="耿正霖" w:date="2016-05-26T22:30:00Z">
        <w:r>
          <w:rPr>
            <w:noProof/>
            <w:webHidden/>
          </w:rPr>
          <w:t>16</w:t>
        </w:r>
        <w:r>
          <w:rPr>
            <w:noProof/>
            <w:webHidden/>
          </w:rPr>
          <w:fldChar w:fldCharType="end"/>
        </w:r>
        <w:r w:rsidRPr="00F87519">
          <w:rPr>
            <w:rStyle w:val="Hyperlink"/>
            <w:noProof/>
          </w:rPr>
          <w:fldChar w:fldCharType="end"/>
        </w:r>
      </w:ins>
    </w:p>
    <w:p w:rsidR="00770966" w:rsidRDefault="00770966">
      <w:pPr>
        <w:pStyle w:val="TableofFigures"/>
        <w:tabs>
          <w:tab w:val="right" w:leader="dot" w:pos="8381"/>
        </w:tabs>
        <w:ind w:left="960" w:hanging="480"/>
        <w:rPr>
          <w:ins w:id="1770" w:author="耿正霖" w:date="2016-05-26T22:30:00Z"/>
          <w:rFonts w:asciiTheme="minorHAnsi" w:eastAsiaTheme="minorEastAsia" w:hAnsiTheme="minorHAnsi"/>
          <w:noProof/>
          <w:sz w:val="21"/>
          <w:szCs w:val="22"/>
        </w:rPr>
      </w:pPr>
      <w:ins w:id="1771"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"_Toc452065178"</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4.2</w:t>
        </w:r>
        <w:r w:rsidRPr="00F87519">
          <w:rPr>
            <w:rStyle w:val="Hyperlink"/>
            <w:noProof/>
          </w:rPr>
          <w:t>逐段线性的渲染方法</w:t>
        </w:r>
        <w:r>
          <w:rPr>
            <w:noProof/>
            <w:webHidden/>
          </w:rPr>
          <w:tab/>
        </w:r>
        <w:r>
          <w:rPr>
            <w:noProof/>
            <w:webHidden/>
          </w:rPr>
          <w:fldChar w:fldCharType="begin"/>
        </w:r>
        <w:r>
          <w:rPr>
            <w:noProof/>
            <w:webHidden/>
          </w:rPr>
          <w:instrText xml:space="preserve"> PAGEREF _Toc452065178 \h </w:instrText>
        </w:r>
      </w:ins>
      <w:r>
        <w:rPr>
          <w:noProof/>
          <w:webHidden/>
        </w:rPr>
      </w:r>
      <w:r>
        <w:rPr>
          <w:noProof/>
          <w:webHidden/>
        </w:rPr>
        <w:fldChar w:fldCharType="separate"/>
      </w:r>
      <w:ins w:id="1772" w:author="耿正霖" w:date="2016-05-26T22:30:00Z">
        <w:r>
          <w:rPr>
            <w:noProof/>
            <w:webHidden/>
          </w:rPr>
          <w:t>18</w:t>
        </w:r>
        <w:r>
          <w:rPr>
            <w:noProof/>
            <w:webHidden/>
          </w:rPr>
          <w:fldChar w:fldCharType="end"/>
        </w:r>
        <w:r w:rsidRPr="00F87519">
          <w:rPr>
            <w:rStyle w:val="Hyperlink"/>
            <w:noProof/>
          </w:rPr>
          <w:fldChar w:fldCharType="end"/>
        </w:r>
      </w:ins>
    </w:p>
    <w:p w:rsidR="00770966" w:rsidRDefault="00770966">
      <w:pPr>
        <w:pStyle w:val="TableofFigures"/>
        <w:tabs>
          <w:tab w:val="right" w:leader="dot" w:pos="8381"/>
        </w:tabs>
        <w:ind w:left="960" w:hanging="480"/>
        <w:rPr>
          <w:ins w:id="1773" w:author="耿正霖" w:date="2016-05-26T22:30:00Z"/>
          <w:rFonts w:asciiTheme="minorHAnsi" w:eastAsiaTheme="minorEastAsia" w:hAnsiTheme="minorHAnsi"/>
          <w:noProof/>
          <w:sz w:val="21"/>
          <w:szCs w:val="22"/>
        </w:rPr>
      </w:pPr>
      <w:ins w:id="1774"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"_Toc452065179"</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4.3 N</w:t>
        </w:r>
        <w:r w:rsidRPr="00F87519">
          <w:rPr>
            <w:rStyle w:val="Hyperlink"/>
            <w:noProof/>
          </w:rPr>
          <w:t>近邻的渲染方法</w:t>
        </w:r>
        <w:r>
          <w:rPr>
            <w:noProof/>
            <w:webHidden/>
          </w:rPr>
          <w:tab/>
        </w:r>
        <w:r>
          <w:rPr>
            <w:noProof/>
            <w:webHidden/>
          </w:rPr>
          <w:fldChar w:fldCharType="begin"/>
        </w:r>
        <w:r>
          <w:rPr>
            <w:noProof/>
            <w:webHidden/>
          </w:rPr>
          <w:instrText xml:space="preserve"> PAGEREF _Toc452065179 \h </w:instrText>
        </w:r>
      </w:ins>
      <w:r>
        <w:rPr>
          <w:noProof/>
          <w:webHidden/>
        </w:rPr>
      </w:r>
      <w:r>
        <w:rPr>
          <w:noProof/>
          <w:webHidden/>
        </w:rPr>
        <w:fldChar w:fldCharType="separate"/>
      </w:r>
      <w:ins w:id="1775" w:author="耿正霖" w:date="2016-05-26T22:30:00Z">
        <w:r>
          <w:rPr>
            <w:noProof/>
            <w:webHidden/>
          </w:rPr>
          <w:t>21</w:t>
        </w:r>
        <w:r>
          <w:rPr>
            <w:noProof/>
            <w:webHidden/>
          </w:rPr>
          <w:fldChar w:fldCharType="end"/>
        </w:r>
        <w:r w:rsidRPr="00F87519">
          <w:rPr>
            <w:rStyle w:val="Hyperlink"/>
            <w:noProof/>
          </w:rPr>
          <w:fldChar w:fldCharType="end"/>
        </w:r>
      </w:ins>
    </w:p>
    <w:p w:rsidR="00770966" w:rsidRDefault="00770966">
      <w:pPr>
        <w:pStyle w:val="TableofFigures"/>
        <w:tabs>
          <w:tab w:val="right" w:leader="dot" w:pos="8381"/>
        </w:tabs>
        <w:ind w:left="960" w:hanging="480"/>
        <w:rPr>
          <w:ins w:id="1776" w:author="耿正霖" w:date="2016-05-26T22:30:00Z"/>
          <w:rFonts w:asciiTheme="minorHAnsi" w:eastAsiaTheme="minorEastAsia" w:hAnsiTheme="minorHAnsi"/>
          <w:noProof/>
          <w:sz w:val="21"/>
          <w:szCs w:val="22"/>
        </w:rPr>
      </w:pPr>
      <w:ins w:id="1777" w:author="耿正霖" w:date="2016-05-26T22:30:00Z">
        <w:r w:rsidRPr="00F87519">
          <w:rPr>
            <w:rStyle w:val="Hyperlink"/>
            <w:noProof/>
          </w:rPr>
          <w:fldChar w:fldCharType="begin"/>
        </w:r>
        <w:r w:rsidRPr="00F87519">
          <w:rPr>
            <w:rStyle w:val="Hyperlink"/>
            <w:noProof/>
          </w:rPr>
          <w:instrText xml:space="preserve"> </w:instrText>
        </w:r>
        <w:r>
          <w:rPr>
            <w:noProof/>
          </w:rPr>
          <w:instrText>HYPERLINK "C:\\Users\\gengzl\\Downloads\\</w:instrText>
        </w:r>
        <w:r>
          <w:rPr>
            <w:noProof/>
          </w:rPr>
          <w:instrText>综合论文训练</w:instrText>
        </w:r>
        <w:r>
          <w:rPr>
            <w:noProof/>
          </w:rPr>
          <w:instrText>-</w:instrText>
        </w:r>
        <w:r>
          <w:rPr>
            <w:noProof/>
          </w:rPr>
          <w:instrText>耿正霖</w:instrText>
        </w:r>
        <w:r>
          <w:rPr>
            <w:noProof/>
          </w:rPr>
          <w:instrText>.docx" \l "_Toc452065180"</w:instrText>
        </w:r>
        <w:r w:rsidRPr="00F87519">
          <w:rPr>
            <w:rStyle w:val="Hyperlink"/>
            <w:noProof/>
          </w:rPr>
          <w:instrText xml:space="preserve"> </w:instrText>
        </w:r>
        <w:r w:rsidRPr="00F87519">
          <w:rPr>
            <w:rStyle w:val="Hyperlink"/>
            <w:noProof/>
          </w:rPr>
          <w:fldChar w:fldCharType="separate"/>
        </w:r>
        <w:r w:rsidRPr="00F87519">
          <w:rPr>
            <w:rStyle w:val="Hyperlink"/>
            <w:noProof/>
          </w:rPr>
          <w:t>图</w:t>
        </w:r>
        <w:r w:rsidRPr="00F87519">
          <w:rPr>
            <w:rStyle w:val="Hyperlink"/>
            <w:noProof/>
          </w:rPr>
          <w:t xml:space="preserve"> 4.4 </w:t>
        </w:r>
        <w:r w:rsidRPr="00F87519">
          <w:rPr>
            <w:rStyle w:val="Hyperlink"/>
            <w:noProof/>
          </w:rPr>
          <w:t>不同渲染方法的效果比较</w:t>
        </w:r>
        <w:r>
          <w:rPr>
            <w:noProof/>
            <w:webHidden/>
          </w:rPr>
          <w:tab/>
        </w:r>
        <w:r>
          <w:rPr>
            <w:noProof/>
            <w:webHidden/>
          </w:rPr>
          <w:fldChar w:fldCharType="begin"/>
        </w:r>
        <w:r>
          <w:rPr>
            <w:noProof/>
            <w:webHidden/>
          </w:rPr>
          <w:instrText xml:space="preserve"> PAGEREF _Toc452065180 \h </w:instrText>
        </w:r>
      </w:ins>
      <w:r>
        <w:rPr>
          <w:noProof/>
          <w:webHidden/>
        </w:rPr>
      </w:r>
      <w:r>
        <w:rPr>
          <w:noProof/>
          <w:webHidden/>
        </w:rPr>
        <w:fldChar w:fldCharType="separate"/>
      </w:r>
      <w:ins w:id="1778" w:author="耿正霖" w:date="2016-05-26T22:30:00Z">
        <w:r>
          <w:rPr>
            <w:noProof/>
            <w:webHidden/>
          </w:rPr>
          <w:t>23</w:t>
        </w:r>
        <w:r>
          <w:rPr>
            <w:noProof/>
            <w:webHidden/>
          </w:rPr>
          <w:fldChar w:fldCharType="end"/>
        </w:r>
        <w:r w:rsidRPr="00F87519">
          <w:rPr>
            <w:rStyle w:val="Hyperlink"/>
            <w:noProof/>
          </w:rPr>
          <w:fldChar w:fldCharType="end"/>
        </w:r>
      </w:ins>
    </w:p>
    <w:p w:rsidR="00615C5B" w:rsidDel="00770966" w:rsidRDefault="00615C5B">
      <w:pPr>
        <w:pStyle w:val="TableofFigures"/>
        <w:tabs>
          <w:tab w:val="right" w:leader="dot" w:pos="8381"/>
        </w:tabs>
        <w:ind w:left="960" w:hanging="480"/>
        <w:rPr>
          <w:del w:id="1779" w:author="耿正霖" w:date="2016-05-26T22:30:00Z"/>
          <w:rFonts w:asciiTheme="minorHAnsi" w:eastAsiaTheme="minorEastAsia" w:hAnsiTheme="minorHAnsi"/>
          <w:noProof/>
          <w:sz w:val="21"/>
          <w:szCs w:val="22"/>
        </w:rPr>
      </w:pPr>
      <w:del w:id="1780" w:author="耿正霖" w:date="2016-05-26T22:30:00Z">
        <w:r w:rsidRPr="00770966" w:rsidDel="00770966">
          <w:rPr>
            <w:rFonts w:hint="eastAsia"/>
            <w:rPrChange w:id="1781" w:author="耿正霖" w:date="2016-05-26T22:30:00Z">
              <w:rPr>
                <w:rStyle w:val="Hyperlink"/>
                <w:rFonts w:hint="eastAsia"/>
                <w:noProof/>
              </w:rPr>
            </w:rPrChange>
          </w:rPr>
          <w:delText>图</w:delText>
        </w:r>
        <w:r w:rsidRPr="00770966" w:rsidDel="00770966">
          <w:rPr>
            <w:rPrChange w:id="1782" w:author="耿正霖" w:date="2016-05-26T22:30:00Z">
              <w:rPr>
                <w:rStyle w:val="Hyperlink"/>
                <w:noProof/>
              </w:rPr>
            </w:rPrChange>
          </w:rPr>
          <w:delText xml:space="preserve"> 1.1 </w:delText>
        </w:r>
        <w:r w:rsidRPr="00770966" w:rsidDel="00770966">
          <w:rPr>
            <w:rFonts w:hint="eastAsia"/>
            <w:rPrChange w:id="1783" w:author="耿正霖" w:date="2016-05-26T22:30:00Z">
              <w:rPr>
                <w:rStyle w:val="Hyperlink"/>
                <w:rFonts w:hint="eastAsia"/>
                <w:noProof/>
              </w:rPr>
            </w:rPrChange>
          </w:rPr>
          <w:delText>光场的四维函数表示</w:delText>
        </w:r>
        <w:r w:rsidDel="00770966">
          <w:rPr>
            <w:noProof/>
            <w:webHidden/>
          </w:rPr>
          <w:tab/>
          <w:delText>1</w:delText>
        </w:r>
      </w:del>
    </w:p>
    <w:p w:rsidR="00615C5B" w:rsidDel="00770966" w:rsidRDefault="00615C5B">
      <w:pPr>
        <w:pStyle w:val="TableofFigures"/>
        <w:tabs>
          <w:tab w:val="right" w:leader="dot" w:pos="8381"/>
        </w:tabs>
        <w:ind w:left="960" w:hanging="480"/>
        <w:rPr>
          <w:del w:id="1784" w:author="耿正霖" w:date="2016-05-26T22:30:00Z"/>
          <w:rFonts w:asciiTheme="minorHAnsi" w:eastAsiaTheme="minorEastAsia" w:hAnsiTheme="minorHAnsi"/>
          <w:noProof/>
          <w:sz w:val="21"/>
          <w:szCs w:val="22"/>
        </w:rPr>
      </w:pPr>
      <w:del w:id="1785" w:author="耿正霖" w:date="2016-05-26T22:30:00Z">
        <w:r w:rsidRPr="00770966" w:rsidDel="00770966">
          <w:rPr>
            <w:rFonts w:hint="eastAsia"/>
            <w:rPrChange w:id="1786" w:author="耿正霖" w:date="2016-05-26T22:30:00Z">
              <w:rPr>
                <w:rStyle w:val="Hyperlink"/>
                <w:rFonts w:hint="eastAsia"/>
                <w:noProof/>
              </w:rPr>
            </w:rPrChange>
          </w:rPr>
          <w:delText>图</w:delText>
        </w:r>
        <w:r w:rsidRPr="00770966" w:rsidDel="00770966">
          <w:rPr>
            <w:rPrChange w:id="1787" w:author="耿正霖" w:date="2016-05-26T22:30:00Z">
              <w:rPr>
                <w:rStyle w:val="Hyperlink"/>
                <w:noProof/>
              </w:rPr>
            </w:rPrChange>
          </w:rPr>
          <w:delText xml:space="preserve"> 2.1 </w:delText>
        </w:r>
        <w:r w:rsidRPr="00770966" w:rsidDel="00770966">
          <w:rPr>
            <w:rFonts w:hint="eastAsia"/>
            <w:rPrChange w:id="1788" w:author="耿正霖" w:date="2016-05-26T22:30:00Z">
              <w:rPr>
                <w:rStyle w:val="Hyperlink"/>
                <w:rFonts w:hint="eastAsia"/>
                <w:noProof/>
              </w:rPr>
            </w:rPrChange>
          </w:rPr>
          <w:delText>光场采集系统概述</w:delText>
        </w:r>
        <w:r w:rsidDel="00770966">
          <w:rPr>
            <w:noProof/>
            <w:webHidden/>
          </w:rPr>
          <w:tab/>
          <w:delText>5</w:delText>
        </w:r>
      </w:del>
    </w:p>
    <w:p w:rsidR="00615C5B" w:rsidDel="00770966" w:rsidRDefault="00615C5B">
      <w:pPr>
        <w:pStyle w:val="TableofFigures"/>
        <w:tabs>
          <w:tab w:val="right" w:leader="dot" w:pos="8381"/>
        </w:tabs>
        <w:ind w:left="960" w:hanging="480"/>
        <w:rPr>
          <w:del w:id="1789" w:author="耿正霖" w:date="2016-05-26T22:30:00Z"/>
          <w:rFonts w:asciiTheme="minorHAnsi" w:eastAsiaTheme="minorEastAsia" w:hAnsiTheme="minorHAnsi"/>
          <w:noProof/>
          <w:sz w:val="21"/>
          <w:szCs w:val="22"/>
        </w:rPr>
      </w:pPr>
      <w:del w:id="1790" w:author="耿正霖" w:date="2016-05-26T22:30:00Z">
        <w:r w:rsidRPr="00770966" w:rsidDel="00770966">
          <w:rPr>
            <w:rFonts w:hint="eastAsia"/>
            <w:rPrChange w:id="1791" w:author="耿正霖" w:date="2016-05-26T22:30:00Z">
              <w:rPr>
                <w:rStyle w:val="Hyperlink"/>
                <w:rFonts w:hint="eastAsia"/>
                <w:noProof/>
              </w:rPr>
            </w:rPrChange>
          </w:rPr>
          <w:delText>图</w:delText>
        </w:r>
        <w:r w:rsidRPr="00770966" w:rsidDel="00770966">
          <w:rPr>
            <w:rPrChange w:id="1792" w:author="耿正霖" w:date="2016-05-26T22:30:00Z">
              <w:rPr>
                <w:rStyle w:val="Hyperlink"/>
                <w:noProof/>
              </w:rPr>
            </w:rPrChange>
          </w:rPr>
          <w:delText xml:space="preserve"> 2.2 </w:delText>
        </w:r>
        <w:r w:rsidRPr="00770966" w:rsidDel="00770966">
          <w:rPr>
            <w:rFonts w:hint="eastAsia"/>
            <w:rPrChange w:id="1793" w:author="耿正霖" w:date="2016-05-26T22:30:00Z">
              <w:rPr>
                <w:rStyle w:val="Hyperlink"/>
                <w:rFonts w:hint="eastAsia"/>
                <w:noProof/>
              </w:rPr>
            </w:rPrChange>
          </w:rPr>
          <w:delText>视角和</w:delText>
        </w:r>
      </w:del>
      <w:del w:id="1794" w:author="耿正霖" w:date="2016-05-26T10:14:00Z">
        <w:r w:rsidRPr="00770966" w:rsidDel="00493C63">
          <w:rPr>
            <w:rFonts w:hint="eastAsia"/>
            <w:rPrChange w:id="1795" w:author="耿正霖" w:date="2016-05-26T22:30:00Z">
              <w:rPr>
                <w:rStyle w:val="Hyperlink"/>
                <w:rFonts w:hint="eastAsia"/>
                <w:noProof/>
              </w:rPr>
            </w:rPrChange>
          </w:rPr>
          <w:delText>框线球</w:delText>
        </w:r>
      </w:del>
      <w:del w:id="1796" w:author="耿正霖" w:date="2016-05-26T22:30:00Z">
        <w:r w:rsidRPr="00770966" w:rsidDel="00770966">
          <w:rPr>
            <w:rFonts w:hint="eastAsia"/>
            <w:rPrChange w:id="1797" w:author="耿正霖" w:date="2016-05-26T22:30:00Z">
              <w:rPr>
                <w:rStyle w:val="Hyperlink"/>
                <w:rFonts w:hint="eastAsia"/>
                <w:noProof/>
              </w:rPr>
            </w:rPrChange>
          </w:rPr>
          <w:delText>的相对位置</w:delText>
        </w:r>
        <w:r w:rsidDel="00770966">
          <w:rPr>
            <w:noProof/>
            <w:webHidden/>
          </w:rPr>
          <w:tab/>
          <w:delText>6</w:delText>
        </w:r>
      </w:del>
    </w:p>
    <w:p w:rsidR="00615C5B" w:rsidDel="00770966" w:rsidRDefault="00615C5B">
      <w:pPr>
        <w:pStyle w:val="TableofFigures"/>
        <w:tabs>
          <w:tab w:val="right" w:leader="dot" w:pos="8381"/>
        </w:tabs>
        <w:ind w:left="960" w:hanging="480"/>
        <w:rPr>
          <w:del w:id="1798" w:author="耿正霖" w:date="2016-05-26T22:30:00Z"/>
          <w:rFonts w:asciiTheme="minorHAnsi" w:eastAsiaTheme="minorEastAsia" w:hAnsiTheme="minorHAnsi"/>
          <w:noProof/>
          <w:sz w:val="21"/>
          <w:szCs w:val="22"/>
        </w:rPr>
      </w:pPr>
      <w:del w:id="1799" w:author="耿正霖" w:date="2016-05-26T22:30:00Z">
        <w:r w:rsidRPr="00770966" w:rsidDel="00770966">
          <w:rPr>
            <w:rFonts w:hint="eastAsia"/>
            <w:rPrChange w:id="1800" w:author="耿正霖" w:date="2016-05-26T22:30:00Z">
              <w:rPr>
                <w:rStyle w:val="Hyperlink"/>
                <w:rFonts w:hint="eastAsia"/>
                <w:noProof/>
              </w:rPr>
            </w:rPrChange>
          </w:rPr>
          <w:delText>图</w:delText>
        </w:r>
        <w:r w:rsidRPr="00770966" w:rsidDel="00770966">
          <w:rPr>
            <w:rPrChange w:id="1801" w:author="耿正霖" w:date="2016-05-26T22:30:00Z">
              <w:rPr>
                <w:rStyle w:val="Hyperlink"/>
                <w:noProof/>
              </w:rPr>
            </w:rPrChange>
          </w:rPr>
          <w:delText xml:space="preserve"> 3.1 </w:delText>
        </w:r>
        <w:r w:rsidRPr="00770966" w:rsidDel="00770966">
          <w:rPr>
            <w:rFonts w:hint="eastAsia"/>
            <w:rPrChange w:id="1802" w:author="耿正霖" w:date="2016-05-26T22:30:00Z">
              <w:rPr>
                <w:rStyle w:val="Hyperlink"/>
                <w:rFonts w:hint="eastAsia"/>
                <w:noProof/>
              </w:rPr>
            </w:rPrChange>
          </w:rPr>
          <w:delText>显示的是基于</w:delText>
        </w:r>
      </w:del>
      <w:del w:id="1803" w:author="耿正霖" w:date="2016-05-26T10:14:00Z">
        <w:r w:rsidRPr="00770966" w:rsidDel="00493C63">
          <w:rPr>
            <w:rFonts w:hint="eastAsia"/>
            <w:rPrChange w:id="1804" w:author="耿正霖" w:date="2016-05-26T22:30:00Z">
              <w:rPr>
                <w:rStyle w:val="Hyperlink"/>
                <w:rFonts w:hint="eastAsia"/>
                <w:noProof/>
              </w:rPr>
            </w:rPrChange>
          </w:rPr>
          <w:delText>标记</w:delText>
        </w:r>
      </w:del>
      <w:del w:id="1805" w:author="耿正霖" w:date="2016-05-26T22:30:00Z">
        <w:r w:rsidRPr="00770966" w:rsidDel="00770966">
          <w:rPr>
            <w:rFonts w:hint="eastAsia"/>
            <w:rPrChange w:id="1806" w:author="耿正霖" w:date="2016-05-26T22:30:00Z">
              <w:rPr>
                <w:rStyle w:val="Hyperlink"/>
                <w:rFonts w:hint="eastAsia"/>
                <w:noProof/>
              </w:rPr>
            </w:rPrChange>
          </w:rPr>
          <w:delText>的采集方法</w:delText>
        </w:r>
        <w:r w:rsidDel="00770966">
          <w:rPr>
            <w:noProof/>
            <w:webHidden/>
          </w:rPr>
          <w:tab/>
          <w:delText>8</w:delText>
        </w:r>
      </w:del>
    </w:p>
    <w:p w:rsidR="00615C5B" w:rsidDel="00770966" w:rsidRDefault="00615C5B">
      <w:pPr>
        <w:pStyle w:val="TableofFigures"/>
        <w:tabs>
          <w:tab w:val="right" w:leader="dot" w:pos="8381"/>
        </w:tabs>
        <w:ind w:left="960" w:hanging="480"/>
        <w:rPr>
          <w:del w:id="1807" w:author="耿正霖" w:date="2016-05-26T22:30:00Z"/>
          <w:rFonts w:asciiTheme="minorHAnsi" w:eastAsiaTheme="minorEastAsia" w:hAnsiTheme="minorHAnsi"/>
          <w:noProof/>
          <w:sz w:val="21"/>
          <w:szCs w:val="22"/>
        </w:rPr>
      </w:pPr>
      <w:del w:id="1808" w:author="耿正霖" w:date="2016-05-26T22:30:00Z">
        <w:r w:rsidRPr="00770966" w:rsidDel="00770966">
          <w:rPr>
            <w:rFonts w:hint="eastAsia"/>
            <w:rPrChange w:id="1809" w:author="耿正霖" w:date="2016-05-26T22:30:00Z">
              <w:rPr>
                <w:rStyle w:val="Hyperlink"/>
                <w:rFonts w:hint="eastAsia"/>
                <w:noProof/>
              </w:rPr>
            </w:rPrChange>
          </w:rPr>
          <w:delText>图</w:delText>
        </w:r>
        <w:r w:rsidRPr="00770966" w:rsidDel="00770966">
          <w:rPr>
            <w:rPrChange w:id="1810" w:author="耿正霖" w:date="2016-05-26T22:30:00Z">
              <w:rPr>
                <w:rStyle w:val="Hyperlink"/>
                <w:noProof/>
              </w:rPr>
            </w:rPrChange>
          </w:rPr>
          <w:delText xml:space="preserve"> 3.2</w:delText>
        </w:r>
        <w:r w:rsidRPr="00770966" w:rsidDel="00770966">
          <w:rPr>
            <w:rFonts w:hint="eastAsia"/>
            <w:rPrChange w:id="1811" w:author="耿正霖" w:date="2016-05-26T22:30:00Z">
              <w:rPr>
                <w:rStyle w:val="Hyperlink"/>
                <w:rFonts w:hint="eastAsia"/>
                <w:noProof/>
              </w:rPr>
            </w:rPrChange>
          </w:rPr>
          <w:delText>基于场景特征的采集方法</w:delText>
        </w:r>
        <w:r w:rsidDel="00770966">
          <w:rPr>
            <w:noProof/>
            <w:webHidden/>
          </w:rPr>
          <w:tab/>
          <w:delText>12</w:delText>
        </w:r>
      </w:del>
    </w:p>
    <w:p w:rsidR="00615C5B" w:rsidDel="00770966" w:rsidRDefault="00615C5B">
      <w:pPr>
        <w:pStyle w:val="TableofFigures"/>
        <w:tabs>
          <w:tab w:val="right" w:leader="dot" w:pos="8381"/>
        </w:tabs>
        <w:ind w:left="960" w:hanging="480"/>
        <w:rPr>
          <w:del w:id="1812" w:author="耿正霖" w:date="2016-05-26T22:30:00Z"/>
          <w:rFonts w:asciiTheme="minorHAnsi" w:eastAsiaTheme="minorEastAsia" w:hAnsiTheme="minorHAnsi"/>
          <w:noProof/>
          <w:sz w:val="21"/>
          <w:szCs w:val="22"/>
        </w:rPr>
      </w:pPr>
      <w:del w:id="1813" w:author="耿正霖" w:date="2016-05-26T22:30:00Z">
        <w:r w:rsidRPr="00770966" w:rsidDel="00770966">
          <w:rPr>
            <w:rFonts w:hint="eastAsia"/>
            <w:rPrChange w:id="1814" w:author="耿正霖" w:date="2016-05-26T22:30:00Z">
              <w:rPr>
                <w:rStyle w:val="Hyperlink"/>
                <w:rFonts w:hint="eastAsia"/>
                <w:noProof/>
              </w:rPr>
            </w:rPrChange>
          </w:rPr>
          <w:delText>图</w:delText>
        </w:r>
        <w:r w:rsidRPr="00770966" w:rsidDel="00770966">
          <w:rPr>
            <w:rPrChange w:id="1815" w:author="耿正霖" w:date="2016-05-26T22:30:00Z">
              <w:rPr>
                <w:rStyle w:val="Hyperlink"/>
                <w:noProof/>
              </w:rPr>
            </w:rPrChange>
          </w:rPr>
          <w:delText xml:space="preserve"> 4.1</w:delText>
        </w:r>
        <w:r w:rsidRPr="00770966" w:rsidDel="00770966">
          <w:rPr>
            <w:rFonts w:hint="eastAsia"/>
            <w:rPrChange w:id="1816" w:author="耿正霖" w:date="2016-05-26T22:30:00Z">
              <w:rPr>
                <w:rStyle w:val="Hyperlink"/>
                <w:rFonts w:hint="eastAsia"/>
                <w:noProof/>
              </w:rPr>
            </w:rPrChange>
          </w:rPr>
          <w:delText>逐段线性的渲染方法</w:delText>
        </w:r>
        <w:r w:rsidDel="00770966">
          <w:rPr>
            <w:noProof/>
            <w:webHidden/>
          </w:rPr>
          <w:tab/>
          <w:delText>17</w:delText>
        </w:r>
      </w:del>
    </w:p>
    <w:p w:rsidR="00615C5B" w:rsidDel="00770966" w:rsidRDefault="00615C5B">
      <w:pPr>
        <w:pStyle w:val="TableofFigures"/>
        <w:tabs>
          <w:tab w:val="right" w:leader="dot" w:pos="8381"/>
        </w:tabs>
        <w:ind w:left="960" w:hanging="480"/>
        <w:rPr>
          <w:del w:id="1817" w:author="耿正霖" w:date="2016-05-26T22:30:00Z"/>
          <w:rFonts w:asciiTheme="minorHAnsi" w:eastAsiaTheme="minorEastAsia" w:hAnsiTheme="minorHAnsi"/>
          <w:noProof/>
          <w:sz w:val="21"/>
          <w:szCs w:val="22"/>
        </w:rPr>
      </w:pPr>
      <w:del w:id="1818" w:author="耿正霖" w:date="2016-05-26T22:30:00Z">
        <w:r w:rsidRPr="00770966" w:rsidDel="00770966">
          <w:rPr>
            <w:rFonts w:hint="eastAsia"/>
            <w:rPrChange w:id="1819" w:author="耿正霖" w:date="2016-05-26T22:30:00Z">
              <w:rPr>
                <w:rStyle w:val="Hyperlink"/>
                <w:rFonts w:hint="eastAsia"/>
                <w:noProof/>
              </w:rPr>
            </w:rPrChange>
          </w:rPr>
          <w:delText>图</w:delText>
        </w:r>
        <w:r w:rsidRPr="00770966" w:rsidDel="00770966">
          <w:rPr>
            <w:rPrChange w:id="1820" w:author="耿正霖" w:date="2016-05-26T22:30:00Z">
              <w:rPr>
                <w:rStyle w:val="Hyperlink"/>
                <w:noProof/>
              </w:rPr>
            </w:rPrChange>
          </w:rPr>
          <w:delText xml:space="preserve"> 4.2 N</w:delText>
        </w:r>
        <w:r w:rsidRPr="00770966" w:rsidDel="00770966">
          <w:rPr>
            <w:rFonts w:hint="eastAsia"/>
            <w:rPrChange w:id="1821" w:author="耿正霖" w:date="2016-05-26T22:30:00Z">
              <w:rPr>
                <w:rStyle w:val="Hyperlink"/>
                <w:rFonts w:hint="eastAsia"/>
                <w:noProof/>
              </w:rPr>
            </w:rPrChange>
          </w:rPr>
          <w:delText>近邻的渲染方法</w:delText>
        </w:r>
        <w:r w:rsidDel="00770966">
          <w:rPr>
            <w:noProof/>
            <w:webHidden/>
          </w:rPr>
          <w:tab/>
          <w:delText>19</w:delText>
        </w:r>
      </w:del>
    </w:p>
    <w:p w:rsidR="00615C5B" w:rsidDel="00770966" w:rsidRDefault="00615C5B">
      <w:pPr>
        <w:pStyle w:val="TableofFigures"/>
        <w:tabs>
          <w:tab w:val="right" w:leader="dot" w:pos="8381"/>
        </w:tabs>
        <w:ind w:left="960" w:hanging="480"/>
        <w:rPr>
          <w:del w:id="1822" w:author="耿正霖" w:date="2016-05-26T22:30:00Z"/>
          <w:rFonts w:asciiTheme="minorHAnsi" w:eastAsiaTheme="minorEastAsia" w:hAnsiTheme="minorHAnsi"/>
          <w:noProof/>
          <w:sz w:val="21"/>
          <w:szCs w:val="22"/>
        </w:rPr>
      </w:pPr>
      <w:del w:id="1823" w:author="耿正霖" w:date="2016-05-26T22:30:00Z">
        <w:r w:rsidRPr="00770966" w:rsidDel="00770966">
          <w:rPr>
            <w:rFonts w:hint="eastAsia"/>
            <w:rPrChange w:id="1824" w:author="耿正霖" w:date="2016-05-26T22:30:00Z">
              <w:rPr>
                <w:rStyle w:val="Hyperlink"/>
                <w:rFonts w:hint="eastAsia"/>
                <w:noProof/>
              </w:rPr>
            </w:rPrChange>
          </w:rPr>
          <w:delText>图</w:delText>
        </w:r>
        <w:r w:rsidRPr="00770966" w:rsidDel="00770966">
          <w:rPr>
            <w:rPrChange w:id="1825" w:author="耿正霖" w:date="2016-05-26T22:30:00Z">
              <w:rPr>
                <w:rStyle w:val="Hyperlink"/>
                <w:noProof/>
              </w:rPr>
            </w:rPrChange>
          </w:rPr>
          <w:delText xml:space="preserve"> 4.3 </w:delText>
        </w:r>
        <w:r w:rsidRPr="00770966" w:rsidDel="00770966">
          <w:rPr>
            <w:rFonts w:hint="eastAsia"/>
            <w:rPrChange w:id="1826" w:author="耿正霖" w:date="2016-05-26T22:30:00Z">
              <w:rPr>
                <w:rStyle w:val="Hyperlink"/>
                <w:rFonts w:hint="eastAsia"/>
                <w:noProof/>
              </w:rPr>
            </w:rPrChange>
          </w:rPr>
          <w:delText>不同场景不同方法下的渲染结果比较</w:delText>
        </w:r>
        <w:r w:rsidDel="00770966">
          <w:rPr>
            <w:noProof/>
            <w:webHidden/>
          </w:rPr>
          <w:tab/>
          <w:delText>21</w:delText>
        </w:r>
      </w:del>
    </w:p>
    <w:p w:rsidR="0043359E" w:rsidRDefault="00F956B4">
      <w:pPr>
        <w:widowControl/>
        <w:spacing w:line="240" w:lineRule="auto"/>
        <w:ind w:firstLine="0"/>
        <w:jc w:val="left"/>
      </w:pPr>
      <w:r>
        <w:fldChar w:fldCharType="end"/>
      </w:r>
    </w:p>
    <w:p w:rsidR="0043359E" w:rsidRDefault="0043359E" w:rsidP="00030EBD">
      <w:pPr>
        <w:widowControl/>
        <w:spacing w:line="240" w:lineRule="auto"/>
        <w:ind w:firstLine="0"/>
        <w:jc w:val="left"/>
      </w:pPr>
      <w:r>
        <w:br w:type="page"/>
      </w:r>
    </w:p>
    <w:p w:rsidR="00030EBD" w:rsidRDefault="00030EBD" w:rsidP="00030EBD">
      <w:pPr>
        <w:widowControl/>
        <w:spacing w:line="240" w:lineRule="auto"/>
        <w:ind w:firstLine="0"/>
        <w:jc w:val="left"/>
      </w:pPr>
    </w:p>
    <w:p w:rsidR="00030EBD" w:rsidRDefault="00030EBD" w:rsidP="00030EBD">
      <w:pPr>
        <w:pStyle w:val="Heading1"/>
        <w:numPr>
          <w:ilvl w:val="0"/>
          <w:numId w:val="0"/>
        </w:numPr>
      </w:pPr>
      <w:bookmarkStart w:id="1827" w:name="_Toc452072059"/>
      <w:r>
        <w:rPr>
          <w:rFonts w:hint="eastAsia"/>
        </w:rPr>
        <w:t>表格索引</w:t>
      </w:r>
      <w:bookmarkEnd w:id="1827"/>
    </w:p>
    <w:p w:rsidR="00030EBD" w:rsidRDefault="00030EBD">
      <w:pPr>
        <w:pStyle w:val="TableofFigures"/>
        <w:tabs>
          <w:tab w:val="right" w:leader="dot" w:pos="8381"/>
        </w:tabs>
        <w:ind w:left="960" w:hanging="480"/>
        <w:rPr>
          <w:rFonts w:asciiTheme="minorHAnsi" w:eastAsiaTheme="minorEastAsia" w:hAnsiTheme="minorHAns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451804965" w:history="1">
        <w:r w:rsidRPr="00E507B0">
          <w:rPr>
            <w:rStyle w:val="Hyperlink"/>
            <w:noProof/>
          </w:rPr>
          <w:t>表</w:t>
        </w:r>
        <w:r w:rsidRPr="00E507B0">
          <w:rPr>
            <w:rStyle w:val="Hyperlink"/>
            <w:noProof/>
          </w:rPr>
          <w:t xml:space="preserve"> 4.1 </w:t>
        </w:r>
        <w:r w:rsidRPr="00E507B0">
          <w:rPr>
            <w:rStyle w:val="Hyperlink"/>
            <w:noProof/>
          </w:rPr>
          <w:t>兔子布偶场景中两种渲染方法的效率比较</w:t>
        </w:r>
        <w:r>
          <w:rPr>
            <w:noProof/>
            <w:webHidden/>
          </w:rPr>
          <w:tab/>
        </w:r>
        <w:r>
          <w:rPr>
            <w:noProof/>
            <w:webHidden/>
          </w:rPr>
          <w:fldChar w:fldCharType="begin"/>
        </w:r>
        <w:r>
          <w:rPr>
            <w:noProof/>
            <w:webHidden/>
          </w:rPr>
          <w:instrText xml:space="preserve"> PAGEREF _Toc451804965 \h </w:instrText>
        </w:r>
        <w:r>
          <w:rPr>
            <w:noProof/>
            <w:webHidden/>
          </w:rPr>
        </w:r>
        <w:r>
          <w:rPr>
            <w:noProof/>
            <w:webHidden/>
          </w:rPr>
          <w:fldChar w:fldCharType="separate"/>
        </w:r>
        <w:r>
          <w:rPr>
            <w:noProof/>
            <w:webHidden/>
          </w:rPr>
          <w:t>14</w:t>
        </w:r>
        <w:r>
          <w:rPr>
            <w:noProof/>
            <w:webHidden/>
          </w:rPr>
          <w:fldChar w:fldCharType="end"/>
        </w:r>
      </w:hyperlink>
    </w:p>
    <w:p w:rsidR="00030EBD" w:rsidRPr="00030EBD" w:rsidDel="00C74230" w:rsidRDefault="00030EBD" w:rsidP="00030EBD">
      <w:pPr>
        <w:rPr>
          <w:del w:id="1828" w:author="耿正霖" w:date="2016-05-27T00:03:00Z"/>
        </w:rPr>
      </w:pPr>
      <w:r>
        <w:fldChar w:fldCharType="end"/>
      </w:r>
    </w:p>
    <w:p w:rsidR="00030EBD" w:rsidDel="00C74230" w:rsidRDefault="00030EBD" w:rsidP="00030EBD">
      <w:pPr>
        <w:widowControl/>
        <w:spacing w:line="240" w:lineRule="auto"/>
        <w:ind w:firstLine="0"/>
        <w:jc w:val="left"/>
        <w:rPr>
          <w:del w:id="1829" w:author="耿正霖" w:date="2016-05-27T00:03:00Z"/>
        </w:rPr>
      </w:pPr>
    </w:p>
    <w:p w:rsidR="00030EBD" w:rsidRDefault="00030EBD">
      <w:pPr>
        <w:rPr>
          <w:ins w:id="1830" w:author="耿正霖" w:date="2016-05-27T00:22:00Z"/>
        </w:rPr>
      </w:pPr>
      <w:r>
        <w:br w:type="page"/>
      </w:r>
    </w:p>
    <w:p w:rsidR="00A87319" w:rsidRDefault="00A87319"/>
    <w:p w:rsidR="00D242CA" w:rsidRPr="00D242CA" w:rsidDel="00B9761F" w:rsidRDefault="00D242CA" w:rsidP="003A44C2">
      <w:pPr>
        <w:ind w:firstLine="0"/>
        <w:rPr>
          <w:del w:id="1831" w:author="耿正霖" w:date="2016-05-26T23:51:00Z"/>
        </w:rPr>
      </w:pPr>
    </w:p>
    <w:customXmlDelRangeStart w:id="1832" w:author="耿正霖" w:date="2016-05-26T23:51:00Z"/>
    <w:sdt>
      <w:sdtPr>
        <w:rPr>
          <w:rFonts w:eastAsia="SimSun"/>
          <w:b w:val="0"/>
          <w:bCs w:val="0"/>
          <w:kern w:val="2"/>
          <w:sz w:val="24"/>
          <w:szCs w:val="21"/>
        </w:rPr>
        <w:id w:val="1634679885"/>
        <w:docPartObj>
          <w:docPartGallery w:val="Bibliographies"/>
          <w:docPartUnique/>
        </w:docPartObj>
      </w:sdtPr>
      <w:sdtContent>
        <w:customXmlDelRangeEnd w:id="1832"/>
        <w:p w:rsidR="00993B4B" w:rsidDel="00B9761F" w:rsidRDefault="0043359E" w:rsidP="002C5D9A">
          <w:pPr>
            <w:pStyle w:val="Heading1"/>
            <w:numPr>
              <w:ilvl w:val="0"/>
              <w:numId w:val="0"/>
            </w:numPr>
            <w:rPr>
              <w:del w:id="1833" w:author="耿正霖" w:date="2016-05-26T23:51:00Z"/>
            </w:rPr>
          </w:pPr>
          <w:del w:id="1834" w:author="耿正霖" w:date="2016-05-26T23:51:00Z">
            <w:r w:rsidDel="00B9761F">
              <w:rPr>
                <w:rFonts w:hint="eastAsia"/>
              </w:rPr>
              <w:delText>参考文献</w:delText>
            </w:r>
          </w:del>
          <w:ins w:id="1835" w:author="ZH" w:date="2016-05-25T20:53:00Z">
            <w:del w:id="1836" w:author="耿正霖" w:date="2016-05-26T23:51:00Z">
              <w:r w:rsidR="00B410C2" w:rsidDel="00B9761F">
                <w:rPr>
                  <w:rFonts w:hint="eastAsia"/>
                </w:rPr>
                <w:delText>（格式</w:delText>
              </w:r>
              <w:r w:rsidR="00B410C2" w:rsidDel="00B9761F">
                <w:delText>）</w:delText>
              </w:r>
            </w:del>
          </w:ins>
        </w:p>
        <w:sdt>
          <w:sdtPr>
            <w:rPr>
              <w:b/>
              <w:bCs/>
            </w:rPr>
            <w:id w:val="-573587230"/>
            <w:bibliography/>
          </w:sdtPr>
          <w:sdtEndPr>
            <w:rPr>
              <w:b w:val="0"/>
              <w:bCs w:val="0"/>
            </w:rPr>
          </w:sdtEndPr>
          <w:sdtContent>
            <w:p w:rsidR="0028247C" w:rsidDel="00B9761F" w:rsidRDefault="0028247C">
              <w:pPr>
                <w:rPr>
                  <w:ins w:id="1837" w:author="耿正霖" w:date="2016-05-26T23:50:00Z"/>
                  <w:del w:id="1838" w:author="耿正霖" w:date="2016-05-26T23:51:00Z"/>
                </w:rPr>
              </w:pPr>
            </w:p>
            <w:p w:rsidR="0028247C" w:rsidDel="0028247C" w:rsidRDefault="00993B4B">
              <w:pPr>
                <w:rPr>
                  <w:del w:id="1839" w:author="耿正霖" w:date="2016-05-26T23:50:00Z"/>
                  <w:rFonts w:asciiTheme="minorHAnsi" w:eastAsiaTheme="minorEastAsia" w:hAnsiTheme="minorHAnsi"/>
                  <w:noProof/>
                  <w:sz w:val="21"/>
                </w:rPr>
              </w:pPr>
              <w:del w:id="1840" w:author="耿正霖" w:date="2016-05-26T23:50:00Z">
                <w:r w:rsidDel="0028247C">
                  <w:fldChar w:fldCharType="begin"/>
                </w:r>
                <w:r w:rsidDel="0028247C">
                  <w:delInstrText xml:space="preserve"> BIBLIOGRAPHY </w:delInstrText>
                </w:r>
                <w:r w:rsidDel="0028247C">
                  <w:fldChar w:fldCharType="separate"/>
                </w:r>
              </w:del>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24"/>
                <w:gridCol w:w="7767"/>
              </w:tblGrid>
              <w:tr w:rsidR="0028247C" w:rsidDel="0028247C">
                <w:trPr>
                  <w:divId w:val="579144530"/>
                  <w:tblCellSpacing w:w="15" w:type="dxa"/>
                  <w:del w:id="1841" w:author="耿正霖" w:date="2016-05-26T23:50:00Z"/>
                </w:trPr>
                <w:tc>
                  <w:tcPr>
                    <w:tcW w:w="50" w:type="pct"/>
                    <w:hideMark/>
                  </w:tcPr>
                  <w:p w:rsidR="0028247C" w:rsidDel="0028247C" w:rsidRDefault="0028247C">
                    <w:pPr>
                      <w:rPr>
                        <w:del w:id="1842" w:author="耿正霖" w:date="2016-05-26T23:50:00Z"/>
                        <w:noProof/>
                        <w:kern w:val="0"/>
                        <w:szCs w:val="24"/>
                      </w:rPr>
                      <w:pPrChange w:id="1843" w:author="耿正霖" w:date="2016-05-26T23:50:00Z">
                        <w:pPr>
                          <w:pStyle w:val="Bibliography"/>
                        </w:pPr>
                      </w:pPrChange>
                    </w:pPr>
                    <w:del w:id="1844" w:author="耿正霖" w:date="2016-05-26T23:50:00Z">
                      <w:r w:rsidDel="0028247C">
                        <w:rPr>
                          <w:rFonts w:hint="eastAsia"/>
                          <w:noProof/>
                        </w:rPr>
                        <w:delText xml:space="preserve">[1] </w:delText>
                      </w:r>
                    </w:del>
                  </w:p>
                </w:tc>
                <w:tc>
                  <w:tcPr>
                    <w:tcW w:w="0" w:type="auto"/>
                    <w:hideMark/>
                  </w:tcPr>
                  <w:p w:rsidR="0028247C" w:rsidDel="0028247C" w:rsidRDefault="0028247C">
                    <w:pPr>
                      <w:rPr>
                        <w:del w:id="1845" w:author="耿正霖" w:date="2016-05-26T23:50:00Z"/>
                        <w:noProof/>
                      </w:rPr>
                      <w:pPrChange w:id="1846" w:author="耿正霖" w:date="2016-05-26T23:50:00Z">
                        <w:pPr>
                          <w:pStyle w:val="Bibliography"/>
                        </w:pPr>
                      </w:pPrChange>
                    </w:pPr>
                    <w:del w:id="1847" w:author="耿正霖" w:date="2016-05-26T23:50:00Z">
                      <w:r w:rsidDel="0028247C">
                        <w:rPr>
                          <w:rFonts w:hint="eastAsia"/>
                          <w:noProof/>
                        </w:rPr>
                        <w:delText xml:space="preserve">M. Levoy </w:delText>
                      </w:r>
                      <w:r w:rsidDel="0028247C">
                        <w:rPr>
                          <w:rFonts w:hint="eastAsia"/>
                          <w:noProof/>
                        </w:rPr>
                        <w:delText>和</w:delText>
                      </w:r>
                      <w:r w:rsidDel="0028247C">
                        <w:rPr>
                          <w:rFonts w:hint="eastAsia"/>
                          <w:noProof/>
                        </w:rPr>
                        <w:delText xml:space="preserve"> P. Hanrahan, </w:delText>
                      </w:r>
                      <w:r w:rsidDel="0028247C">
                        <w:rPr>
                          <w:rFonts w:hint="eastAsia"/>
                          <w:noProof/>
                        </w:rPr>
                        <w:delText>“</w:delText>
                      </w:r>
                      <w:r w:rsidDel="0028247C">
                        <w:rPr>
                          <w:rFonts w:hint="eastAsia"/>
                          <w:noProof/>
                        </w:rPr>
                        <w:delText>Light field rendering,</w:delText>
                      </w:r>
                      <w:r w:rsidDel="0028247C">
                        <w:rPr>
                          <w:rFonts w:hint="eastAsia"/>
                          <w:noProof/>
                        </w:rPr>
                        <w:delText>”</w:delText>
                      </w:r>
                      <w:r w:rsidDel="0028247C">
                        <w:rPr>
                          <w:rFonts w:hint="eastAsia"/>
                          <w:noProof/>
                        </w:rPr>
                        <w:delText xml:space="preserve"> </w:delText>
                      </w:r>
                      <w:r w:rsidDel="0028247C">
                        <w:rPr>
                          <w:rFonts w:hint="eastAsia"/>
                          <w:noProof/>
                        </w:rPr>
                        <w:delText>出处</w:delText>
                      </w:r>
                      <w:r w:rsidDel="0028247C">
                        <w:rPr>
                          <w:rFonts w:hint="eastAsia"/>
                          <w:noProof/>
                        </w:rPr>
                        <w:delText xml:space="preserve"> </w:delText>
                      </w:r>
                      <w:r w:rsidDel="0028247C">
                        <w:rPr>
                          <w:rFonts w:hint="eastAsia"/>
                          <w:i/>
                          <w:iCs/>
                          <w:noProof/>
                        </w:rPr>
                        <w:delText>Proceedings of the 23rd annual conference on Computer graphics and interactive techniques. ACM</w:delText>
                      </w:r>
                      <w:r w:rsidDel="0028247C">
                        <w:rPr>
                          <w:rFonts w:hint="eastAsia"/>
                          <w:noProof/>
                        </w:rPr>
                        <w:delText xml:space="preserve">, New York, 1996. </w:delText>
                      </w:r>
                    </w:del>
                  </w:p>
                </w:tc>
              </w:tr>
              <w:tr w:rsidR="0028247C" w:rsidDel="0028247C">
                <w:trPr>
                  <w:divId w:val="579144530"/>
                  <w:tblCellSpacing w:w="15" w:type="dxa"/>
                  <w:del w:id="1848" w:author="耿正霖" w:date="2016-05-26T23:50:00Z"/>
                </w:trPr>
                <w:tc>
                  <w:tcPr>
                    <w:tcW w:w="50" w:type="pct"/>
                    <w:hideMark/>
                  </w:tcPr>
                  <w:p w:rsidR="0028247C" w:rsidDel="0028247C" w:rsidRDefault="0028247C">
                    <w:pPr>
                      <w:rPr>
                        <w:del w:id="1849" w:author="耿正霖" w:date="2016-05-26T23:50:00Z"/>
                        <w:noProof/>
                      </w:rPr>
                      <w:pPrChange w:id="1850" w:author="耿正霖" w:date="2016-05-26T23:50:00Z">
                        <w:pPr>
                          <w:pStyle w:val="Bibliography"/>
                        </w:pPr>
                      </w:pPrChange>
                    </w:pPr>
                    <w:del w:id="1851" w:author="耿正霖" w:date="2016-05-26T23:50:00Z">
                      <w:r w:rsidDel="0028247C">
                        <w:rPr>
                          <w:rFonts w:hint="eastAsia"/>
                          <w:noProof/>
                        </w:rPr>
                        <w:delText xml:space="preserve">[2] </w:delText>
                      </w:r>
                    </w:del>
                  </w:p>
                </w:tc>
                <w:tc>
                  <w:tcPr>
                    <w:tcW w:w="0" w:type="auto"/>
                    <w:hideMark/>
                  </w:tcPr>
                  <w:p w:rsidR="0028247C" w:rsidDel="0028247C" w:rsidRDefault="0028247C">
                    <w:pPr>
                      <w:rPr>
                        <w:del w:id="1852" w:author="耿正霖" w:date="2016-05-26T23:50:00Z"/>
                        <w:noProof/>
                      </w:rPr>
                      <w:pPrChange w:id="1853" w:author="耿正霖" w:date="2016-05-26T23:50:00Z">
                        <w:pPr>
                          <w:pStyle w:val="Bibliography"/>
                        </w:pPr>
                      </w:pPrChange>
                    </w:pPr>
                    <w:del w:id="1854" w:author="耿正霖" w:date="2016-05-26T23:50:00Z">
                      <w:r w:rsidDel="0028247C">
                        <w:rPr>
                          <w:rFonts w:hint="eastAsia"/>
                          <w:noProof/>
                        </w:rPr>
                        <w:delText xml:space="preserve">M. Levoy, </w:delText>
                      </w:r>
                      <w:r w:rsidDel="0028247C">
                        <w:rPr>
                          <w:rFonts w:hint="eastAsia"/>
                          <w:noProof/>
                        </w:rPr>
                        <w:delText>“</w:delText>
                      </w:r>
                      <w:r w:rsidDel="0028247C">
                        <w:rPr>
                          <w:rFonts w:hint="eastAsia"/>
                          <w:noProof/>
                        </w:rPr>
                        <w:delText>Light Fields and Computational Imaging,</w:delText>
                      </w:r>
                      <w:r w:rsidDel="0028247C">
                        <w:rPr>
                          <w:rFonts w:hint="eastAsia"/>
                          <w:noProof/>
                        </w:rPr>
                        <w:delText>”</w:delText>
                      </w:r>
                      <w:r w:rsidDel="0028247C">
                        <w:rPr>
                          <w:rFonts w:hint="eastAsia"/>
                          <w:noProof/>
                        </w:rPr>
                        <w:delText xml:space="preserve"> IEEE Computer, 2006.</w:delText>
                      </w:r>
                    </w:del>
                  </w:p>
                </w:tc>
              </w:tr>
              <w:tr w:rsidR="0028247C" w:rsidDel="0028247C">
                <w:trPr>
                  <w:divId w:val="579144530"/>
                  <w:tblCellSpacing w:w="15" w:type="dxa"/>
                  <w:del w:id="1855" w:author="耿正霖" w:date="2016-05-26T23:50:00Z"/>
                </w:trPr>
                <w:tc>
                  <w:tcPr>
                    <w:tcW w:w="50" w:type="pct"/>
                    <w:hideMark/>
                  </w:tcPr>
                  <w:p w:rsidR="0028247C" w:rsidDel="0028247C" w:rsidRDefault="0028247C">
                    <w:pPr>
                      <w:rPr>
                        <w:del w:id="1856" w:author="耿正霖" w:date="2016-05-26T23:50:00Z"/>
                        <w:noProof/>
                      </w:rPr>
                      <w:pPrChange w:id="1857" w:author="耿正霖" w:date="2016-05-26T23:50:00Z">
                        <w:pPr>
                          <w:pStyle w:val="Bibliography"/>
                        </w:pPr>
                      </w:pPrChange>
                    </w:pPr>
                    <w:del w:id="1858" w:author="耿正霖" w:date="2016-05-26T23:50:00Z">
                      <w:r w:rsidDel="0028247C">
                        <w:rPr>
                          <w:rFonts w:hint="eastAsia"/>
                          <w:noProof/>
                        </w:rPr>
                        <w:delText xml:space="preserve">[3] </w:delText>
                      </w:r>
                    </w:del>
                  </w:p>
                </w:tc>
                <w:tc>
                  <w:tcPr>
                    <w:tcW w:w="0" w:type="auto"/>
                    <w:hideMark/>
                  </w:tcPr>
                  <w:p w:rsidR="0028247C" w:rsidDel="0028247C" w:rsidRDefault="0028247C">
                    <w:pPr>
                      <w:rPr>
                        <w:del w:id="1859" w:author="耿正霖" w:date="2016-05-26T23:50:00Z"/>
                        <w:noProof/>
                      </w:rPr>
                      <w:pPrChange w:id="1860" w:author="耿正霖" w:date="2016-05-26T23:50:00Z">
                        <w:pPr>
                          <w:pStyle w:val="Bibliography"/>
                        </w:pPr>
                      </w:pPrChange>
                    </w:pPr>
                    <w:del w:id="1861" w:author="耿正霖" w:date="2016-05-26T23:50:00Z">
                      <w:r w:rsidDel="0028247C">
                        <w:rPr>
                          <w:rFonts w:hint="eastAsia"/>
                          <w:noProof/>
                        </w:rPr>
                        <w:delText xml:space="preserve">S. E. Chen, </w:delText>
                      </w:r>
                      <w:r w:rsidDel="0028247C">
                        <w:rPr>
                          <w:rFonts w:hint="eastAsia"/>
                          <w:noProof/>
                        </w:rPr>
                        <w:delText>“</w:delText>
                      </w:r>
                      <w:r w:rsidDel="0028247C">
                        <w:rPr>
                          <w:rFonts w:hint="eastAsia"/>
                          <w:noProof/>
                        </w:rPr>
                        <w:delText>QuickTime VR: an image-based approach to virtual environment navigation,</w:delText>
                      </w:r>
                      <w:r w:rsidDel="0028247C">
                        <w:rPr>
                          <w:rFonts w:hint="eastAsia"/>
                          <w:noProof/>
                        </w:rPr>
                        <w:delText>”</w:delText>
                      </w:r>
                      <w:r w:rsidDel="0028247C">
                        <w:rPr>
                          <w:rFonts w:hint="eastAsia"/>
                          <w:noProof/>
                        </w:rPr>
                        <w:delText xml:space="preserve"> </w:delText>
                      </w:r>
                      <w:r w:rsidDel="0028247C">
                        <w:rPr>
                          <w:rFonts w:hint="eastAsia"/>
                          <w:noProof/>
                        </w:rPr>
                        <w:delText>出处</w:delText>
                      </w:r>
                      <w:r w:rsidDel="0028247C">
                        <w:rPr>
                          <w:rFonts w:hint="eastAsia"/>
                          <w:noProof/>
                        </w:rPr>
                        <w:delText xml:space="preserve"> </w:delText>
                      </w:r>
                      <w:r w:rsidDel="0028247C">
                        <w:rPr>
                          <w:rFonts w:hint="eastAsia"/>
                          <w:i/>
                          <w:iCs/>
                          <w:noProof/>
                        </w:rPr>
                        <w:delText>Proceedings of the 22nd annual conference on Computer graphics and interactive techniques</w:delText>
                      </w:r>
                      <w:r w:rsidDel="0028247C">
                        <w:rPr>
                          <w:rFonts w:hint="eastAsia"/>
                          <w:noProof/>
                        </w:rPr>
                        <w:delText xml:space="preserve">, New York, 1995. </w:delText>
                      </w:r>
                    </w:del>
                  </w:p>
                </w:tc>
              </w:tr>
              <w:tr w:rsidR="0028247C" w:rsidDel="0028247C">
                <w:trPr>
                  <w:divId w:val="579144530"/>
                  <w:tblCellSpacing w:w="15" w:type="dxa"/>
                  <w:del w:id="1862" w:author="耿正霖" w:date="2016-05-26T23:50:00Z"/>
                </w:trPr>
                <w:tc>
                  <w:tcPr>
                    <w:tcW w:w="50" w:type="pct"/>
                    <w:hideMark/>
                  </w:tcPr>
                  <w:p w:rsidR="0028247C" w:rsidDel="0028247C" w:rsidRDefault="0028247C">
                    <w:pPr>
                      <w:rPr>
                        <w:del w:id="1863" w:author="耿正霖" w:date="2016-05-26T23:50:00Z"/>
                        <w:noProof/>
                      </w:rPr>
                      <w:pPrChange w:id="1864" w:author="耿正霖" w:date="2016-05-26T23:50:00Z">
                        <w:pPr>
                          <w:pStyle w:val="Bibliography"/>
                        </w:pPr>
                      </w:pPrChange>
                    </w:pPr>
                    <w:del w:id="1865" w:author="耿正霖" w:date="2016-05-26T23:50:00Z">
                      <w:r w:rsidDel="0028247C">
                        <w:rPr>
                          <w:rFonts w:hint="eastAsia"/>
                          <w:noProof/>
                        </w:rPr>
                        <w:delText xml:space="preserve">[4] </w:delText>
                      </w:r>
                    </w:del>
                  </w:p>
                </w:tc>
                <w:tc>
                  <w:tcPr>
                    <w:tcW w:w="0" w:type="auto"/>
                    <w:hideMark/>
                  </w:tcPr>
                  <w:p w:rsidR="0028247C" w:rsidDel="0028247C" w:rsidRDefault="0028247C">
                    <w:pPr>
                      <w:rPr>
                        <w:del w:id="1866" w:author="耿正霖" w:date="2016-05-26T23:50:00Z"/>
                        <w:noProof/>
                      </w:rPr>
                      <w:pPrChange w:id="1867" w:author="耿正霖" w:date="2016-05-26T23:50:00Z">
                        <w:pPr>
                          <w:pStyle w:val="Bibliography"/>
                        </w:pPr>
                      </w:pPrChange>
                    </w:pPr>
                    <w:del w:id="1868" w:author="耿正霖" w:date="2016-05-26T23:50:00Z">
                      <w:r w:rsidDel="0028247C">
                        <w:rPr>
                          <w:rFonts w:hint="eastAsia"/>
                          <w:noProof/>
                        </w:rPr>
                        <w:delText xml:space="preserve">H.-Y. Shum, K.-T. Ng </w:delText>
                      </w:r>
                      <w:r w:rsidDel="0028247C">
                        <w:rPr>
                          <w:rFonts w:hint="eastAsia"/>
                          <w:noProof/>
                        </w:rPr>
                        <w:delText>和</w:delText>
                      </w:r>
                      <w:r w:rsidDel="0028247C">
                        <w:rPr>
                          <w:rFonts w:hint="eastAsia"/>
                          <w:noProof/>
                        </w:rPr>
                        <w:delText xml:space="preserve"> S.-C. Chan, </w:delText>
                      </w:r>
                      <w:r w:rsidDel="0028247C">
                        <w:rPr>
                          <w:rFonts w:hint="eastAsia"/>
                          <w:noProof/>
                        </w:rPr>
                        <w:delText>“</w:delText>
                      </w:r>
                      <w:r w:rsidDel="0028247C">
                        <w:rPr>
                          <w:rFonts w:hint="eastAsia"/>
                          <w:noProof/>
                        </w:rPr>
                        <w:delText>A virtual reality system using the concentric mosaic: construction, rendering, and data compression,,</w:delText>
                      </w:r>
                      <w:r w:rsidDel="0028247C">
                        <w:rPr>
                          <w:rFonts w:hint="eastAsia"/>
                          <w:noProof/>
                        </w:rPr>
                        <w:delText>”</w:delText>
                      </w:r>
                      <w:r w:rsidDel="0028247C">
                        <w:rPr>
                          <w:rFonts w:hint="eastAsia"/>
                          <w:noProof/>
                        </w:rPr>
                        <w:delText xml:space="preserve"> </w:delText>
                      </w:r>
                      <w:r w:rsidDel="0028247C">
                        <w:rPr>
                          <w:rFonts w:hint="eastAsia"/>
                          <w:i/>
                          <w:iCs/>
                          <w:noProof/>
                        </w:rPr>
                        <w:delText xml:space="preserve">IEEE Transactions on Multimedia, </w:delText>
                      </w:r>
                      <w:r w:rsidDel="0028247C">
                        <w:rPr>
                          <w:rFonts w:hint="eastAsia"/>
                          <w:noProof/>
                        </w:rPr>
                        <w:delText xml:space="preserve">pp. 85-95, 2005. </w:delText>
                      </w:r>
                    </w:del>
                  </w:p>
                </w:tc>
              </w:tr>
              <w:tr w:rsidR="0028247C" w:rsidDel="0028247C">
                <w:trPr>
                  <w:divId w:val="579144530"/>
                  <w:tblCellSpacing w:w="15" w:type="dxa"/>
                  <w:del w:id="1869" w:author="耿正霖" w:date="2016-05-26T23:50:00Z"/>
                </w:trPr>
                <w:tc>
                  <w:tcPr>
                    <w:tcW w:w="50" w:type="pct"/>
                    <w:hideMark/>
                  </w:tcPr>
                  <w:p w:rsidR="0028247C" w:rsidDel="0028247C" w:rsidRDefault="0028247C">
                    <w:pPr>
                      <w:rPr>
                        <w:del w:id="1870" w:author="耿正霖" w:date="2016-05-26T23:50:00Z"/>
                        <w:noProof/>
                      </w:rPr>
                      <w:pPrChange w:id="1871" w:author="耿正霖" w:date="2016-05-26T23:50:00Z">
                        <w:pPr>
                          <w:pStyle w:val="Bibliography"/>
                        </w:pPr>
                      </w:pPrChange>
                    </w:pPr>
                    <w:del w:id="1872" w:author="耿正霖" w:date="2016-05-26T23:50:00Z">
                      <w:r w:rsidDel="0028247C">
                        <w:rPr>
                          <w:rFonts w:hint="eastAsia"/>
                          <w:noProof/>
                        </w:rPr>
                        <w:delText xml:space="preserve">[5] </w:delText>
                      </w:r>
                    </w:del>
                  </w:p>
                </w:tc>
                <w:tc>
                  <w:tcPr>
                    <w:tcW w:w="0" w:type="auto"/>
                    <w:hideMark/>
                  </w:tcPr>
                  <w:p w:rsidR="0028247C" w:rsidDel="0028247C" w:rsidRDefault="0028247C">
                    <w:pPr>
                      <w:rPr>
                        <w:del w:id="1873" w:author="耿正霖" w:date="2016-05-26T23:50:00Z"/>
                        <w:noProof/>
                      </w:rPr>
                      <w:pPrChange w:id="1874" w:author="耿正霖" w:date="2016-05-26T23:50:00Z">
                        <w:pPr>
                          <w:pStyle w:val="Bibliography"/>
                        </w:pPr>
                      </w:pPrChange>
                    </w:pPr>
                    <w:del w:id="1875" w:author="耿正霖" w:date="2016-05-26T23:50:00Z">
                      <w:r w:rsidDel="0028247C">
                        <w:rPr>
                          <w:rFonts w:hint="eastAsia"/>
                          <w:noProof/>
                        </w:rPr>
                        <w:delText xml:space="preserve">B. Wilburn, N. Joshi, V. Vaish, E.-V. Talvala, E. Antunez, A. Barth, A. Adams, M. Horowitz </w:delText>
                      </w:r>
                      <w:r w:rsidDel="0028247C">
                        <w:rPr>
                          <w:rFonts w:hint="eastAsia"/>
                          <w:noProof/>
                        </w:rPr>
                        <w:delText>和</w:delText>
                      </w:r>
                      <w:r w:rsidDel="0028247C">
                        <w:rPr>
                          <w:rFonts w:hint="eastAsia"/>
                          <w:noProof/>
                        </w:rPr>
                        <w:delText xml:space="preserve"> M. Levoy, </w:delText>
                      </w:r>
                      <w:r w:rsidDel="0028247C">
                        <w:rPr>
                          <w:rFonts w:hint="eastAsia"/>
                          <w:noProof/>
                        </w:rPr>
                        <w:delText>“</w:delText>
                      </w:r>
                      <w:r w:rsidDel="0028247C">
                        <w:rPr>
                          <w:rFonts w:hint="eastAsia"/>
                          <w:noProof/>
                        </w:rPr>
                        <w:delText>High Performance Imaging Using Large Camera Arrays,</w:delText>
                      </w:r>
                      <w:r w:rsidDel="0028247C">
                        <w:rPr>
                          <w:rFonts w:hint="eastAsia"/>
                          <w:noProof/>
                        </w:rPr>
                        <w:delText>”</w:delText>
                      </w:r>
                      <w:r w:rsidDel="0028247C">
                        <w:rPr>
                          <w:rFonts w:hint="eastAsia"/>
                          <w:noProof/>
                        </w:rPr>
                        <w:delText xml:space="preserve"> </w:delText>
                      </w:r>
                      <w:r w:rsidDel="0028247C">
                        <w:rPr>
                          <w:rFonts w:hint="eastAsia"/>
                          <w:noProof/>
                        </w:rPr>
                        <w:delText>出处</w:delText>
                      </w:r>
                      <w:r w:rsidDel="0028247C">
                        <w:rPr>
                          <w:rFonts w:hint="eastAsia"/>
                          <w:noProof/>
                        </w:rPr>
                        <w:delText xml:space="preserve"> </w:delText>
                      </w:r>
                      <w:r w:rsidDel="0028247C">
                        <w:rPr>
                          <w:rFonts w:hint="eastAsia"/>
                          <w:i/>
                          <w:iCs/>
                          <w:noProof/>
                        </w:rPr>
                        <w:delText>Proceedings of ACM SIGGRAPH</w:delText>
                      </w:r>
                      <w:r w:rsidDel="0028247C">
                        <w:rPr>
                          <w:rFonts w:hint="eastAsia"/>
                          <w:noProof/>
                        </w:rPr>
                        <w:delText xml:space="preserve">, 2005. </w:delText>
                      </w:r>
                    </w:del>
                  </w:p>
                </w:tc>
              </w:tr>
              <w:tr w:rsidR="0028247C" w:rsidDel="0028247C">
                <w:trPr>
                  <w:divId w:val="579144530"/>
                  <w:tblCellSpacing w:w="15" w:type="dxa"/>
                  <w:del w:id="1876" w:author="耿正霖" w:date="2016-05-26T23:50:00Z"/>
                </w:trPr>
                <w:tc>
                  <w:tcPr>
                    <w:tcW w:w="50" w:type="pct"/>
                    <w:hideMark/>
                  </w:tcPr>
                  <w:p w:rsidR="0028247C" w:rsidDel="0028247C" w:rsidRDefault="0028247C">
                    <w:pPr>
                      <w:rPr>
                        <w:del w:id="1877" w:author="耿正霖" w:date="2016-05-26T23:50:00Z"/>
                        <w:noProof/>
                      </w:rPr>
                      <w:pPrChange w:id="1878" w:author="耿正霖" w:date="2016-05-26T23:50:00Z">
                        <w:pPr>
                          <w:pStyle w:val="Bibliography"/>
                        </w:pPr>
                      </w:pPrChange>
                    </w:pPr>
                    <w:del w:id="1879" w:author="耿正霖" w:date="2016-05-26T23:50:00Z">
                      <w:r w:rsidDel="0028247C">
                        <w:rPr>
                          <w:rFonts w:hint="eastAsia"/>
                          <w:noProof/>
                        </w:rPr>
                        <w:delText xml:space="preserve">[6] </w:delText>
                      </w:r>
                    </w:del>
                  </w:p>
                </w:tc>
                <w:tc>
                  <w:tcPr>
                    <w:tcW w:w="0" w:type="auto"/>
                    <w:hideMark/>
                  </w:tcPr>
                  <w:p w:rsidR="0028247C" w:rsidDel="0028247C" w:rsidRDefault="0028247C">
                    <w:pPr>
                      <w:rPr>
                        <w:del w:id="1880" w:author="耿正霖" w:date="2016-05-26T23:50:00Z"/>
                        <w:noProof/>
                      </w:rPr>
                      <w:pPrChange w:id="1881" w:author="耿正霖" w:date="2016-05-26T23:50:00Z">
                        <w:pPr>
                          <w:pStyle w:val="Bibliography"/>
                        </w:pPr>
                      </w:pPrChange>
                    </w:pPr>
                    <w:del w:id="1882" w:author="耿正霖" w:date="2016-05-26T23:50:00Z">
                      <w:r w:rsidDel="0028247C">
                        <w:rPr>
                          <w:rFonts w:hint="eastAsia"/>
                          <w:noProof/>
                        </w:rPr>
                        <w:delText>R. Ng, M. Levoy, M. Br</w:delText>
                      </w:r>
                      <w:r w:rsidDel="0028247C">
                        <w:rPr>
                          <w:rFonts w:hint="eastAsia"/>
                          <w:noProof/>
                        </w:rPr>
                        <w:delText>é</w:delText>
                      </w:r>
                      <w:r w:rsidDel="0028247C">
                        <w:rPr>
                          <w:rFonts w:hint="eastAsia"/>
                          <w:noProof/>
                        </w:rPr>
                        <w:delText xml:space="preserve">dif, G. Duval, M. Horowitz </w:delText>
                      </w:r>
                      <w:r w:rsidDel="0028247C">
                        <w:rPr>
                          <w:rFonts w:hint="eastAsia"/>
                          <w:noProof/>
                        </w:rPr>
                        <w:delText>和</w:delText>
                      </w:r>
                      <w:r w:rsidDel="0028247C">
                        <w:rPr>
                          <w:rFonts w:hint="eastAsia"/>
                          <w:noProof/>
                        </w:rPr>
                        <w:delText xml:space="preserve"> P. Hanrahan, </w:delText>
                      </w:r>
                      <w:r w:rsidDel="0028247C">
                        <w:rPr>
                          <w:rFonts w:hint="eastAsia"/>
                          <w:noProof/>
                        </w:rPr>
                        <w:delText>“</w:delText>
                      </w:r>
                      <w:r w:rsidDel="0028247C">
                        <w:rPr>
                          <w:rFonts w:hint="eastAsia"/>
                          <w:noProof/>
                        </w:rPr>
                        <w:delText>Light field photography with a hand-held plenoptic camera,</w:delText>
                      </w:r>
                      <w:r w:rsidDel="0028247C">
                        <w:rPr>
                          <w:rFonts w:hint="eastAsia"/>
                          <w:noProof/>
                        </w:rPr>
                        <w:delText>”</w:delText>
                      </w:r>
                      <w:r w:rsidDel="0028247C">
                        <w:rPr>
                          <w:rFonts w:hint="eastAsia"/>
                          <w:noProof/>
                        </w:rPr>
                        <w:delText xml:space="preserve"> </w:delText>
                      </w:r>
                      <w:r w:rsidDel="0028247C">
                        <w:rPr>
                          <w:rFonts w:hint="eastAsia"/>
                          <w:i/>
                          <w:iCs/>
                          <w:noProof/>
                        </w:rPr>
                        <w:delText xml:space="preserve">Computer Science Technical Report CSTR, </w:delText>
                      </w:r>
                      <w:r w:rsidDel="0028247C">
                        <w:rPr>
                          <w:rFonts w:hint="eastAsia"/>
                          <w:noProof/>
                        </w:rPr>
                        <w:delText xml:space="preserve">pp. 1-11, 2005. </w:delText>
                      </w:r>
                    </w:del>
                  </w:p>
                </w:tc>
              </w:tr>
              <w:tr w:rsidR="0028247C" w:rsidDel="0028247C">
                <w:trPr>
                  <w:divId w:val="579144530"/>
                  <w:tblCellSpacing w:w="15" w:type="dxa"/>
                  <w:del w:id="1883" w:author="耿正霖" w:date="2016-05-26T23:50:00Z"/>
                </w:trPr>
                <w:tc>
                  <w:tcPr>
                    <w:tcW w:w="50" w:type="pct"/>
                    <w:hideMark/>
                  </w:tcPr>
                  <w:p w:rsidR="0028247C" w:rsidDel="0028247C" w:rsidRDefault="0028247C">
                    <w:pPr>
                      <w:rPr>
                        <w:del w:id="1884" w:author="耿正霖" w:date="2016-05-26T23:50:00Z"/>
                        <w:noProof/>
                      </w:rPr>
                      <w:pPrChange w:id="1885" w:author="耿正霖" w:date="2016-05-26T23:50:00Z">
                        <w:pPr>
                          <w:pStyle w:val="Bibliography"/>
                        </w:pPr>
                      </w:pPrChange>
                    </w:pPr>
                    <w:del w:id="1886" w:author="耿正霖" w:date="2016-05-26T23:50:00Z">
                      <w:r w:rsidDel="0028247C">
                        <w:rPr>
                          <w:rFonts w:hint="eastAsia"/>
                          <w:noProof/>
                        </w:rPr>
                        <w:delText xml:space="preserve">[7] </w:delText>
                      </w:r>
                    </w:del>
                  </w:p>
                </w:tc>
                <w:tc>
                  <w:tcPr>
                    <w:tcW w:w="0" w:type="auto"/>
                    <w:hideMark/>
                  </w:tcPr>
                  <w:p w:rsidR="0028247C" w:rsidDel="0028247C" w:rsidRDefault="0028247C">
                    <w:pPr>
                      <w:rPr>
                        <w:del w:id="1887" w:author="耿正霖" w:date="2016-05-26T23:50:00Z"/>
                        <w:noProof/>
                      </w:rPr>
                      <w:pPrChange w:id="1888" w:author="耿正霖" w:date="2016-05-26T23:50:00Z">
                        <w:pPr>
                          <w:pStyle w:val="Bibliography"/>
                        </w:pPr>
                      </w:pPrChange>
                    </w:pPr>
                    <w:del w:id="1889" w:author="耿正霖" w:date="2016-05-26T23:50:00Z">
                      <w:r w:rsidDel="0028247C">
                        <w:rPr>
                          <w:rFonts w:hint="eastAsia"/>
                          <w:noProof/>
                        </w:rPr>
                        <w:delText xml:space="preserve">C. a. B. M. a. M. L. a. G. S. a. C. M. Buehler, </w:delText>
                      </w:r>
                      <w:r w:rsidDel="0028247C">
                        <w:rPr>
                          <w:rFonts w:hint="eastAsia"/>
                          <w:noProof/>
                        </w:rPr>
                        <w:delText>“</w:delText>
                      </w:r>
                      <w:r w:rsidDel="0028247C">
                        <w:rPr>
                          <w:rFonts w:hint="eastAsia"/>
                          <w:noProof/>
                        </w:rPr>
                        <w:delText>Unstructured Lumigraph Rendering,</w:delText>
                      </w:r>
                      <w:r w:rsidDel="0028247C">
                        <w:rPr>
                          <w:rFonts w:hint="eastAsia"/>
                          <w:noProof/>
                        </w:rPr>
                        <w:delText>”</w:delText>
                      </w:r>
                      <w:r w:rsidDel="0028247C">
                        <w:rPr>
                          <w:rFonts w:hint="eastAsia"/>
                          <w:noProof/>
                        </w:rPr>
                        <w:delText xml:space="preserve"> </w:delText>
                      </w:r>
                      <w:r w:rsidDel="0028247C">
                        <w:rPr>
                          <w:rFonts w:hint="eastAsia"/>
                          <w:noProof/>
                        </w:rPr>
                        <w:delText>出处</w:delText>
                      </w:r>
                      <w:r w:rsidDel="0028247C">
                        <w:rPr>
                          <w:rFonts w:hint="eastAsia"/>
                          <w:noProof/>
                        </w:rPr>
                        <w:delText xml:space="preserve"> </w:delText>
                      </w:r>
                      <w:r w:rsidDel="0028247C">
                        <w:rPr>
                          <w:rFonts w:hint="eastAsia"/>
                          <w:i/>
                          <w:iCs/>
                          <w:noProof/>
                        </w:rPr>
                        <w:delText>Proceedings of the 28th Annual Conference on Computer Graphics and Interactive Techniques</w:delText>
                      </w:r>
                      <w:r w:rsidDel="0028247C">
                        <w:rPr>
                          <w:rFonts w:hint="eastAsia"/>
                          <w:noProof/>
                        </w:rPr>
                        <w:delText xml:space="preserve">, 2001. </w:delText>
                      </w:r>
                    </w:del>
                  </w:p>
                </w:tc>
              </w:tr>
              <w:tr w:rsidR="0028247C" w:rsidDel="0028247C">
                <w:trPr>
                  <w:divId w:val="579144530"/>
                  <w:tblCellSpacing w:w="15" w:type="dxa"/>
                  <w:del w:id="1890" w:author="耿正霖" w:date="2016-05-26T23:50:00Z"/>
                </w:trPr>
                <w:tc>
                  <w:tcPr>
                    <w:tcW w:w="50" w:type="pct"/>
                    <w:hideMark/>
                  </w:tcPr>
                  <w:p w:rsidR="0028247C" w:rsidDel="0028247C" w:rsidRDefault="0028247C">
                    <w:pPr>
                      <w:rPr>
                        <w:del w:id="1891" w:author="耿正霖" w:date="2016-05-26T23:50:00Z"/>
                        <w:noProof/>
                      </w:rPr>
                      <w:pPrChange w:id="1892" w:author="耿正霖" w:date="2016-05-26T23:50:00Z">
                        <w:pPr>
                          <w:pStyle w:val="Bibliography"/>
                        </w:pPr>
                      </w:pPrChange>
                    </w:pPr>
                    <w:del w:id="1893" w:author="耿正霖" w:date="2016-05-26T23:50:00Z">
                      <w:r w:rsidDel="0028247C">
                        <w:rPr>
                          <w:rFonts w:hint="eastAsia"/>
                          <w:noProof/>
                        </w:rPr>
                        <w:delText xml:space="preserve">[8] </w:delText>
                      </w:r>
                    </w:del>
                  </w:p>
                </w:tc>
                <w:tc>
                  <w:tcPr>
                    <w:tcW w:w="0" w:type="auto"/>
                    <w:hideMark/>
                  </w:tcPr>
                  <w:p w:rsidR="0028247C" w:rsidDel="0028247C" w:rsidRDefault="0028247C">
                    <w:pPr>
                      <w:rPr>
                        <w:del w:id="1894" w:author="耿正霖" w:date="2016-05-26T23:50:00Z"/>
                        <w:noProof/>
                      </w:rPr>
                      <w:pPrChange w:id="1895" w:author="耿正霖" w:date="2016-05-26T23:50:00Z">
                        <w:pPr>
                          <w:pStyle w:val="Bibliography"/>
                        </w:pPr>
                      </w:pPrChange>
                    </w:pPr>
                    <w:del w:id="1896" w:author="耿正霖" w:date="2016-05-26T23:50:00Z">
                      <w:r w:rsidDel="0028247C">
                        <w:rPr>
                          <w:rFonts w:hint="eastAsia"/>
                          <w:noProof/>
                        </w:rPr>
                        <w:delText xml:space="preserve">A. Davis, M. Levoy </w:delText>
                      </w:r>
                      <w:r w:rsidDel="0028247C">
                        <w:rPr>
                          <w:rFonts w:hint="eastAsia"/>
                          <w:noProof/>
                        </w:rPr>
                        <w:delText>和</w:delText>
                      </w:r>
                      <w:r w:rsidDel="0028247C">
                        <w:rPr>
                          <w:rFonts w:hint="eastAsia"/>
                          <w:noProof/>
                        </w:rPr>
                        <w:delText xml:space="preserve"> F. Durand, </w:delText>
                      </w:r>
                      <w:r w:rsidDel="0028247C">
                        <w:rPr>
                          <w:rFonts w:hint="eastAsia"/>
                          <w:noProof/>
                        </w:rPr>
                        <w:delText>“</w:delText>
                      </w:r>
                      <w:r w:rsidDel="0028247C">
                        <w:rPr>
                          <w:rFonts w:hint="eastAsia"/>
                          <w:noProof/>
                        </w:rPr>
                        <w:delText>Unstructured Light Fields,</w:delText>
                      </w:r>
                      <w:r w:rsidDel="0028247C">
                        <w:rPr>
                          <w:rFonts w:hint="eastAsia"/>
                          <w:noProof/>
                        </w:rPr>
                        <w:delText>”</w:delText>
                      </w:r>
                      <w:r w:rsidDel="0028247C">
                        <w:rPr>
                          <w:rFonts w:hint="eastAsia"/>
                          <w:noProof/>
                        </w:rPr>
                        <w:delText xml:space="preserve"> </w:delText>
                      </w:r>
                      <w:r w:rsidDel="0028247C">
                        <w:rPr>
                          <w:rFonts w:hint="eastAsia"/>
                          <w:i/>
                          <w:iCs/>
                          <w:noProof/>
                        </w:rPr>
                        <w:delText xml:space="preserve">Computer Graphics Forum, </w:delText>
                      </w:r>
                      <w:r w:rsidDel="0028247C">
                        <w:rPr>
                          <w:rFonts w:hint="eastAsia"/>
                          <w:noProof/>
                        </w:rPr>
                        <w:delText xml:space="preserve">pp. 305-314, 2012. </w:delText>
                      </w:r>
                    </w:del>
                  </w:p>
                </w:tc>
              </w:tr>
              <w:tr w:rsidR="0028247C" w:rsidDel="0028247C">
                <w:trPr>
                  <w:divId w:val="579144530"/>
                  <w:tblCellSpacing w:w="15" w:type="dxa"/>
                  <w:del w:id="1897" w:author="耿正霖" w:date="2016-05-26T23:50:00Z"/>
                </w:trPr>
                <w:tc>
                  <w:tcPr>
                    <w:tcW w:w="50" w:type="pct"/>
                    <w:hideMark/>
                  </w:tcPr>
                  <w:p w:rsidR="0028247C" w:rsidDel="0028247C" w:rsidRDefault="0028247C">
                    <w:pPr>
                      <w:rPr>
                        <w:del w:id="1898" w:author="耿正霖" w:date="2016-05-26T23:50:00Z"/>
                        <w:noProof/>
                      </w:rPr>
                      <w:pPrChange w:id="1899" w:author="耿正霖" w:date="2016-05-26T23:50:00Z">
                        <w:pPr>
                          <w:pStyle w:val="Bibliography"/>
                        </w:pPr>
                      </w:pPrChange>
                    </w:pPr>
                    <w:del w:id="1900" w:author="耿正霖" w:date="2016-05-26T23:50:00Z">
                      <w:r w:rsidDel="0028247C">
                        <w:rPr>
                          <w:rFonts w:hint="eastAsia"/>
                          <w:noProof/>
                        </w:rPr>
                        <w:delText xml:space="preserve">[9] </w:delText>
                      </w:r>
                    </w:del>
                  </w:p>
                </w:tc>
                <w:tc>
                  <w:tcPr>
                    <w:tcW w:w="0" w:type="auto"/>
                    <w:hideMark/>
                  </w:tcPr>
                  <w:p w:rsidR="0028247C" w:rsidDel="0028247C" w:rsidRDefault="0028247C">
                    <w:pPr>
                      <w:rPr>
                        <w:del w:id="1901" w:author="耿正霖" w:date="2016-05-26T23:50:00Z"/>
                        <w:noProof/>
                      </w:rPr>
                      <w:pPrChange w:id="1902" w:author="耿正霖" w:date="2016-05-26T23:50:00Z">
                        <w:pPr>
                          <w:pStyle w:val="Bibliography"/>
                        </w:pPr>
                      </w:pPrChange>
                    </w:pPr>
                    <w:del w:id="1903" w:author="耿正霖" w:date="2016-05-26T23:50:00Z">
                      <w:r w:rsidDel="0028247C">
                        <w:rPr>
                          <w:rFonts w:hint="eastAsia"/>
                          <w:noProof/>
                        </w:rPr>
                        <w:delText xml:space="preserve">Unity-Technologies, </w:delText>
                      </w:r>
                      <w:r w:rsidDel="0028247C">
                        <w:rPr>
                          <w:rFonts w:hint="eastAsia"/>
                          <w:noProof/>
                        </w:rPr>
                        <w:delText>“</w:delText>
                      </w:r>
                      <w:r w:rsidDel="0028247C">
                        <w:rPr>
                          <w:rFonts w:hint="eastAsia"/>
                          <w:noProof/>
                        </w:rPr>
                        <w:delText>ShaderLab Syntax,</w:delText>
                      </w:r>
                      <w:r w:rsidDel="0028247C">
                        <w:rPr>
                          <w:rFonts w:hint="eastAsia"/>
                          <w:noProof/>
                        </w:rPr>
                        <w:delText>”</w:delText>
                      </w:r>
                      <w:r w:rsidDel="0028247C">
                        <w:rPr>
                          <w:rFonts w:hint="eastAsia"/>
                          <w:noProof/>
                        </w:rPr>
                        <w:delText xml:space="preserve"> 9 5 2016. [</w:delText>
                      </w:r>
                      <w:r w:rsidDel="0028247C">
                        <w:rPr>
                          <w:rFonts w:hint="eastAsia"/>
                          <w:noProof/>
                        </w:rPr>
                        <w:delText>联机</w:delText>
                      </w:r>
                      <w:r w:rsidDel="0028247C">
                        <w:rPr>
                          <w:rFonts w:hint="eastAsia"/>
                          <w:noProof/>
                        </w:rPr>
                        <w:delText>]. Available: http://docs.unity3d.com/Manual/SL-Shader.html.</w:delText>
                      </w:r>
                    </w:del>
                  </w:p>
                </w:tc>
              </w:tr>
              <w:tr w:rsidR="0028247C" w:rsidDel="0028247C">
                <w:trPr>
                  <w:divId w:val="579144530"/>
                  <w:tblCellSpacing w:w="15" w:type="dxa"/>
                  <w:del w:id="1904" w:author="耿正霖" w:date="2016-05-26T23:50:00Z"/>
                </w:trPr>
                <w:tc>
                  <w:tcPr>
                    <w:tcW w:w="50" w:type="pct"/>
                    <w:hideMark/>
                  </w:tcPr>
                  <w:p w:rsidR="0028247C" w:rsidDel="0028247C" w:rsidRDefault="0028247C">
                    <w:pPr>
                      <w:rPr>
                        <w:del w:id="1905" w:author="耿正霖" w:date="2016-05-26T23:50:00Z"/>
                        <w:noProof/>
                      </w:rPr>
                      <w:pPrChange w:id="1906" w:author="耿正霖" w:date="2016-05-26T23:50:00Z">
                        <w:pPr>
                          <w:pStyle w:val="Bibliography"/>
                        </w:pPr>
                      </w:pPrChange>
                    </w:pPr>
                    <w:del w:id="1907" w:author="耿正霖" w:date="2016-05-26T23:50:00Z">
                      <w:r w:rsidDel="0028247C">
                        <w:rPr>
                          <w:rFonts w:hint="eastAsia"/>
                          <w:noProof/>
                        </w:rPr>
                        <w:delText xml:space="preserve">[10] </w:delText>
                      </w:r>
                    </w:del>
                  </w:p>
                </w:tc>
                <w:tc>
                  <w:tcPr>
                    <w:tcW w:w="0" w:type="auto"/>
                    <w:hideMark/>
                  </w:tcPr>
                  <w:p w:rsidR="0028247C" w:rsidDel="0028247C" w:rsidRDefault="0028247C">
                    <w:pPr>
                      <w:rPr>
                        <w:del w:id="1908" w:author="耿正霖" w:date="2016-05-26T23:50:00Z"/>
                        <w:noProof/>
                      </w:rPr>
                      <w:pPrChange w:id="1909" w:author="耿正霖" w:date="2016-05-26T23:50:00Z">
                        <w:pPr>
                          <w:pStyle w:val="Bibliography"/>
                        </w:pPr>
                      </w:pPrChange>
                    </w:pPr>
                    <w:del w:id="1910" w:author="耿正霖" w:date="2016-05-26T23:50:00Z">
                      <w:r w:rsidDel="0028247C">
                        <w:rPr>
                          <w:rFonts w:hint="eastAsia"/>
                          <w:noProof/>
                        </w:rPr>
                        <w:delText xml:space="preserve">DAQRI, </w:delText>
                      </w:r>
                      <w:r w:rsidDel="0028247C">
                        <w:rPr>
                          <w:rFonts w:hint="eastAsia"/>
                          <w:noProof/>
                        </w:rPr>
                        <w:delText>“</w:delText>
                      </w:r>
                      <w:r w:rsidDel="0028247C">
                        <w:rPr>
                          <w:rFonts w:hint="eastAsia"/>
                          <w:noProof/>
                        </w:rPr>
                        <w:delText>ARToolkit Documentation,</w:delText>
                      </w:r>
                      <w:r w:rsidDel="0028247C">
                        <w:rPr>
                          <w:rFonts w:hint="eastAsia"/>
                          <w:noProof/>
                        </w:rPr>
                        <w:delText>”</w:delText>
                      </w:r>
                      <w:r w:rsidDel="0028247C">
                        <w:rPr>
                          <w:rFonts w:hint="eastAsia"/>
                          <w:noProof/>
                        </w:rPr>
                        <w:delText xml:space="preserve"> 9 5 2016. [</w:delText>
                      </w:r>
                      <w:r w:rsidDel="0028247C">
                        <w:rPr>
                          <w:rFonts w:hint="eastAsia"/>
                          <w:noProof/>
                        </w:rPr>
                        <w:delText>联机</w:delText>
                      </w:r>
                      <w:r w:rsidDel="0028247C">
                        <w:rPr>
                          <w:rFonts w:hint="eastAsia"/>
                          <w:noProof/>
                        </w:rPr>
                        <w:delText>]. Available: http://artoolkit.org/documentation/.</w:delText>
                      </w:r>
                    </w:del>
                  </w:p>
                </w:tc>
              </w:tr>
              <w:tr w:rsidR="0028247C" w:rsidDel="0028247C">
                <w:trPr>
                  <w:divId w:val="579144530"/>
                  <w:tblCellSpacing w:w="15" w:type="dxa"/>
                  <w:del w:id="1911" w:author="耿正霖" w:date="2016-05-26T23:50:00Z"/>
                </w:trPr>
                <w:tc>
                  <w:tcPr>
                    <w:tcW w:w="50" w:type="pct"/>
                    <w:hideMark/>
                  </w:tcPr>
                  <w:p w:rsidR="0028247C" w:rsidDel="0028247C" w:rsidRDefault="0028247C">
                    <w:pPr>
                      <w:rPr>
                        <w:del w:id="1912" w:author="耿正霖" w:date="2016-05-26T23:50:00Z"/>
                        <w:noProof/>
                      </w:rPr>
                      <w:pPrChange w:id="1913" w:author="耿正霖" w:date="2016-05-26T23:50:00Z">
                        <w:pPr>
                          <w:pStyle w:val="Bibliography"/>
                        </w:pPr>
                      </w:pPrChange>
                    </w:pPr>
                    <w:del w:id="1914" w:author="耿正霖" w:date="2016-05-26T23:50:00Z">
                      <w:r w:rsidDel="0028247C">
                        <w:rPr>
                          <w:rFonts w:hint="eastAsia"/>
                          <w:noProof/>
                        </w:rPr>
                        <w:delText xml:space="preserve">[11] </w:delText>
                      </w:r>
                    </w:del>
                  </w:p>
                </w:tc>
                <w:tc>
                  <w:tcPr>
                    <w:tcW w:w="0" w:type="auto"/>
                    <w:hideMark/>
                  </w:tcPr>
                  <w:p w:rsidR="0028247C" w:rsidDel="0028247C" w:rsidRDefault="0028247C">
                    <w:pPr>
                      <w:rPr>
                        <w:del w:id="1915" w:author="耿正霖" w:date="2016-05-26T23:50:00Z"/>
                        <w:noProof/>
                      </w:rPr>
                      <w:pPrChange w:id="1916" w:author="耿正霖" w:date="2016-05-26T23:50:00Z">
                        <w:pPr>
                          <w:pStyle w:val="Bibliography"/>
                        </w:pPr>
                      </w:pPrChange>
                    </w:pPr>
                    <w:del w:id="1917" w:author="耿正霖" w:date="2016-05-26T23:50:00Z">
                      <w:r w:rsidDel="0028247C">
                        <w:rPr>
                          <w:rFonts w:hint="eastAsia"/>
                          <w:noProof/>
                        </w:rPr>
                        <w:delText xml:space="preserve">Wikitude-GmbH, </w:delText>
                      </w:r>
                      <w:r w:rsidDel="0028247C">
                        <w:rPr>
                          <w:rFonts w:hint="eastAsia"/>
                          <w:noProof/>
                        </w:rPr>
                        <w:delText>“</w:delText>
                      </w:r>
                      <w:r w:rsidDel="0028247C">
                        <w:rPr>
                          <w:rFonts w:hint="eastAsia"/>
                          <w:noProof/>
                        </w:rPr>
                        <w:delText>Unity documentation,</w:delText>
                      </w:r>
                      <w:r w:rsidDel="0028247C">
                        <w:rPr>
                          <w:rFonts w:hint="eastAsia"/>
                          <w:noProof/>
                        </w:rPr>
                        <w:delText>”</w:delText>
                      </w:r>
                      <w:r w:rsidDel="0028247C">
                        <w:rPr>
                          <w:rFonts w:hint="eastAsia"/>
                          <w:noProof/>
                        </w:rPr>
                        <w:delText xml:space="preserve"> 9 5 2016. [</w:delText>
                      </w:r>
                      <w:r w:rsidDel="0028247C">
                        <w:rPr>
                          <w:rFonts w:hint="eastAsia"/>
                          <w:noProof/>
                        </w:rPr>
                        <w:delText>联机</w:delText>
                      </w:r>
                      <w:r w:rsidDel="0028247C">
                        <w:rPr>
                          <w:rFonts w:hint="eastAsia"/>
                          <w:noProof/>
                        </w:rPr>
                        <w:delText>]. Available: http://www.wikitude.com/developer/documentation/unity#_48_INSTANCE_Zk7M2pQVPDDi_=3dtracking.html%23about-wikitude-3d-tracking.</w:delText>
                      </w:r>
                    </w:del>
                  </w:p>
                </w:tc>
              </w:tr>
              <w:tr w:rsidR="0028247C" w:rsidDel="0028247C">
                <w:trPr>
                  <w:divId w:val="579144530"/>
                  <w:tblCellSpacing w:w="15" w:type="dxa"/>
                  <w:del w:id="1918" w:author="耿正霖" w:date="2016-05-26T23:50:00Z"/>
                </w:trPr>
                <w:tc>
                  <w:tcPr>
                    <w:tcW w:w="50" w:type="pct"/>
                    <w:hideMark/>
                  </w:tcPr>
                  <w:p w:rsidR="0028247C" w:rsidDel="0028247C" w:rsidRDefault="0028247C">
                    <w:pPr>
                      <w:rPr>
                        <w:del w:id="1919" w:author="耿正霖" w:date="2016-05-26T23:50:00Z"/>
                        <w:noProof/>
                      </w:rPr>
                      <w:pPrChange w:id="1920" w:author="耿正霖" w:date="2016-05-26T23:50:00Z">
                        <w:pPr>
                          <w:pStyle w:val="Bibliography"/>
                        </w:pPr>
                      </w:pPrChange>
                    </w:pPr>
                    <w:del w:id="1921" w:author="耿正霖" w:date="2016-05-26T23:50:00Z">
                      <w:r w:rsidDel="0028247C">
                        <w:rPr>
                          <w:rFonts w:hint="eastAsia"/>
                          <w:noProof/>
                        </w:rPr>
                        <w:delText xml:space="preserve">[12] </w:delText>
                      </w:r>
                    </w:del>
                  </w:p>
                </w:tc>
                <w:tc>
                  <w:tcPr>
                    <w:tcW w:w="0" w:type="auto"/>
                    <w:hideMark/>
                  </w:tcPr>
                  <w:p w:rsidR="0028247C" w:rsidDel="0028247C" w:rsidRDefault="0028247C">
                    <w:pPr>
                      <w:rPr>
                        <w:del w:id="1922" w:author="耿正霖" w:date="2016-05-26T23:50:00Z"/>
                        <w:noProof/>
                      </w:rPr>
                      <w:pPrChange w:id="1923" w:author="耿正霖" w:date="2016-05-26T23:50:00Z">
                        <w:pPr>
                          <w:pStyle w:val="Bibliography"/>
                        </w:pPr>
                      </w:pPrChange>
                    </w:pPr>
                    <w:del w:id="1924" w:author="耿正霖" w:date="2016-05-26T23:50:00Z">
                      <w:r w:rsidDel="0028247C">
                        <w:rPr>
                          <w:rFonts w:hint="eastAsia"/>
                          <w:noProof/>
                        </w:rPr>
                        <w:delText>“</w:delText>
                      </w:r>
                      <w:r w:rsidDel="0028247C">
                        <w:rPr>
                          <w:rFonts w:hint="eastAsia"/>
                          <w:noProof/>
                        </w:rPr>
                        <w:delText>Delaunay Triangulation in Unity,</w:delText>
                      </w:r>
                      <w:r w:rsidDel="0028247C">
                        <w:rPr>
                          <w:rFonts w:hint="eastAsia"/>
                          <w:noProof/>
                        </w:rPr>
                        <w:delText>”</w:delText>
                      </w:r>
                      <w:r w:rsidDel="0028247C">
                        <w:rPr>
                          <w:rFonts w:hint="eastAsia"/>
                          <w:noProof/>
                        </w:rPr>
                        <w:delText xml:space="preserve"> 16 06 2014. [</w:delText>
                      </w:r>
                      <w:r w:rsidDel="0028247C">
                        <w:rPr>
                          <w:rFonts w:hint="eastAsia"/>
                          <w:noProof/>
                        </w:rPr>
                        <w:delText>联机</w:delText>
                      </w:r>
                      <w:r w:rsidDel="0028247C">
                        <w:rPr>
                          <w:rFonts w:hint="eastAsia"/>
                          <w:noProof/>
                        </w:rPr>
                        <w:delText>]. Available: https://scrawkblog.com/2014/06/16/delaunay-triangulation-in-unity/. [</w:delText>
                      </w:r>
                      <w:r w:rsidDel="0028247C">
                        <w:rPr>
                          <w:rFonts w:hint="eastAsia"/>
                          <w:noProof/>
                        </w:rPr>
                        <w:delText>访问日期</w:delText>
                      </w:r>
                      <w:r w:rsidDel="0028247C">
                        <w:rPr>
                          <w:rFonts w:hint="eastAsia"/>
                          <w:noProof/>
                        </w:rPr>
                        <w:delText>: 16 5 2016].</w:delText>
                      </w:r>
                    </w:del>
                  </w:p>
                </w:tc>
              </w:tr>
              <w:tr w:rsidR="0028247C" w:rsidDel="0028247C">
                <w:trPr>
                  <w:divId w:val="579144530"/>
                  <w:tblCellSpacing w:w="15" w:type="dxa"/>
                  <w:del w:id="1925" w:author="耿正霖" w:date="2016-05-26T23:50:00Z"/>
                </w:trPr>
                <w:tc>
                  <w:tcPr>
                    <w:tcW w:w="50" w:type="pct"/>
                    <w:hideMark/>
                  </w:tcPr>
                  <w:p w:rsidR="0028247C" w:rsidDel="0028247C" w:rsidRDefault="0028247C">
                    <w:pPr>
                      <w:rPr>
                        <w:del w:id="1926" w:author="耿正霖" w:date="2016-05-26T23:50:00Z"/>
                        <w:noProof/>
                      </w:rPr>
                      <w:pPrChange w:id="1927" w:author="耿正霖" w:date="2016-05-26T23:50:00Z">
                        <w:pPr>
                          <w:pStyle w:val="Bibliography"/>
                        </w:pPr>
                      </w:pPrChange>
                    </w:pPr>
                    <w:del w:id="1928" w:author="耿正霖" w:date="2016-05-26T23:50:00Z">
                      <w:r w:rsidDel="0028247C">
                        <w:rPr>
                          <w:rFonts w:hint="eastAsia"/>
                          <w:noProof/>
                        </w:rPr>
                        <w:delText xml:space="preserve">[13] </w:delText>
                      </w:r>
                    </w:del>
                  </w:p>
                </w:tc>
                <w:tc>
                  <w:tcPr>
                    <w:tcW w:w="0" w:type="auto"/>
                    <w:hideMark/>
                  </w:tcPr>
                  <w:p w:rsidR="0028247C" w:rsidDel="0028247C" w:rsidRDefault="0028247C">
                    <w:pPr>
                      <w:rPr>
                        <w:del w:id="1929" w:author="耿正霖" w:date="2016-05-26T23:50:00Z"/>
                        <w:noProof/>
                      </w:rPr>
                      <w:pPrChange w:id="1930" w:author="耿正霖" w:date="2016-05-26T23:50:00Z">
                        <w:pPr>
                          <w:pStyle w:val="Bibliography"/>
                        </w:pPr>
                      </w:pPrChange>
                    </w:pPr>
                    <w:del w:id="1931" w:author="耿正霖" w:date="2016-05-26T23:50:00Z">
                      <w:r w:rsidDel="0028247C">
                        <w:rPr>
                          <w:rFonts w:hint="eastAsia"/>
                          <w:noProof/>
                        </w:rPr>
                        <w:delText>“</w:delText>
                      </w:r>
                      <w:r w:rsidDel="0028247C">
                        <w:rPr>
                          <w:rFonts w:hint="eastAsia"/>
                          <w:noProof/>
                        </w:rPr>
                        <w:delText>Google's Project Tango,</w:delText>
                      </w:r>
                      <w:r w:rsidDel="0028247C">
                        <w:rPr>
                          <w:rFonts w:hint="eastAsia"/>
                          <w:noProof/>
                        </w:rPr>
                        <w:delText>”</w:delText>
                      </w:r>
                      <w:r w:rsidDel="0028247C">
                        <w:rPr>
                          <w:rFonts w:hint="eastAsia"/>
                          <w:noProof/>
                        </w:rPr>
                        <w:delText xml:space="preserve"> Google, [</w:delText>
                      </w:r>
                      <w:r w:rsidDel="0028247C">
                        <w:rPr>
                          <w:rFonts w:hint="eastAsia"/>
                          <w:noProof/>
                        </w:rPr>
                        <w:delText>联机</w:delText>
                      </w:r>
                      <w:r w:rsidDel="0028247C">
                        <w:rPr>
                          <w:rFonts w:hint="eastAsia"/>
                          <w:noProof/>
                        </w:rPr>
                        <w:delText>]. Available: https://www.google.com/atap/project-tango/. [</w:delText>
                      </w:r>
                      <w:r w:rsidDel="0028247C">
                        <w:rPr>
                          <w:rFonts w:hint="eastAsia"/>
                          <w:noProof/>
                        </w:rPr>
                        <w:delText>访问日期</w:delText>
                      </w:r>
                      <w:r w:rsidDel="0028247C">
                        <w:rPr>
                          <w:rFonts w:hint="eastAsia"/>
                          <w:noProof/>
                        </w:rPr>
                        <w:delText>: 16 5 2016].</w:delText>
                      </w:r>
                    </w:del>
                  </w:p>
                </w:tc>
              </w:tr>
              <w:tr w:rsidR="0028247C" w:rsidDel="0028247C">
                <w:trPr>
                  <w:divId w:val="579144530"/>
                  <w:tblCellSpacing w:w="15" w:type="dxa"/>
                  <w:del w:id="1932" w:author="耿正霖" w:date="2016-05-26T23:50:00Z"/>
                </w:trPr>
                <w:tc>
                  <w:tcPr>
                    <w:tcW w:w="50" w:type="pct"/>
                    <w:hideMark/>
                  </w:tcPr>
                  <w:p w:rsidR="0028247C" w:rsidDel="0028247C" w:rsidRDefault="0028247C">
                    <w:pPr>
                      <w:rPr>
                        <w:del w:id="1933" w:author="耿正霖" w:date="2016-05-26T23:50:00Z"/>
                        <w:noProof/>
                      </w:rPr>
                      <w:pPrChange w:id="1934" w:author="耿正霖" w:date="2016-05-26T23:50:00Z">
                        <w:pPr>
                          <w:pStyle w:val="Bibliography"/>
                        </w:pPr>
                      </w:pPrChange>
                    </w:pPr>
                    <w:del w:id="1935" w:author="耿正霖" w:date="2016-05-26T23:50:00Z">
                      <w:r w:rsidDel="0028247C">
                        <w:rPr>
                          <w:rFonts w:hint="eastAsia"/>
                          <w:noProof/>
                        </w:rPr>
                        <w:delText xml:space="preserve">[14] </w:delText>
                      </w:r>
                    </w:del>
                  </w:p>
                </w:tc>
                <w:tc>
                  <w:tcPr>
                    <w:tcW w:w="0" w:type="auto"/>
                    <w:hideMark/>
                  </w:tcPr>
                  <w:p w:rsidR="0028247C" w:rsidDel="0028247C" w:rsidRDefault="0028247C">
                    <w:pPr>
                      <w:rPr>
                        <w:del w:id="1936" w:author="耿正霖" w:date="2016-05-26T23:50:00Z"/>
                        <w:noProof/>
                      </w:rPr>
                      <w:pPrChange w:id="1937" w:author="耿正霖" w:date="2016-05-26T23:50:00Z">
                        <w:pPr>
                          <w:pStyle w:val="Bibliography"/>
                        </w:pPr>
                      </w:pPrChange>
                    </w:pPr>
                    <w:del w:id="1938" w:author="耿正霖" w:date="2016-05-26T23:50:00Z">
                      <w:r w:rsidDel="0028247C">
                        <w:rPr>
                          <w:rFonts w:hint="eastAsia"/>
                          <w:noProof/>
                        </w:rPr>
                        <w:delText>“</w:delText>
                      </w:r>
                      <w:r w:rsidDel="0028247C">
                        <w:rPr>
                          <w:rFonts w:hint="eastAsia"/>
                          <w:noProof/>
                        </w:rPr>
                        <w:delText>Dev47Apps | Android Apps,</w:delText>
                      </w:r>
                      <w:r w:rsidDel="0028247C">
                        <w:rPr>
                          <w:rFonts w:hint="eastAsia"/>
                          <w:noProof/>
                        </w:rPr>
                        <w:delText>”</w:delText>
                      </w:r>
                      <w:r w:rsidDel="0028247C">
                        <w:rPr>
                          <w:rFonts w:hint="eastAsia"/>
                          <w:noProof/>
                        </w:rPr>
                        <w:delText xml:space="preserve"> [</w:delText>
                      </w:r>
                      <w:r w:rsidDel="0028247C">
                        <w:rPr>
                          <w:rFonts w:hint="eastAsia"/>
                          <w:noProof/>
                        </w:rPr>
                        <w:delText>联机</w:delText>
                      </w:r>
                      <w:r w:rsidDel="0028247C">
                        <w:rPr>
                          <w:rFonts w:hint="eastAsia"/>
                          <w:noProof/>
                        </w:rPr>
                        <w:delText>]. Available: https://www.dev47apps.com/. [</w:delText>
                      </w:r>
                      <w:r w:rsidDel="0028247C">
                        <w:rPr>
                          <w:rFonts w:hint="eastAsia"/>
                          <w:noProof/>
                        </w:rPr>
                        <w:delText>访问日期</w:delText>
                      </w:r>
                      <w:r w:rsidDel="0028247C">
                        <w:rPr>
                          <w:rFonts w:hint="eastAsia"/>
                          <w:noProof/>
                        </w:rPr>
                        <w:delText>: 25 5 2016].</w:delText>
                      </w:r>
                    </w:del>
                  </w:p>
                </w:tc>
              </w:tr>
            </w:tbl>
            <w:p w:rsidR="0028247C" w:rsidDel="0028247C" w:rsidRDefault="0028247C">
              <w:pPr>
                <w:divId w:val="579144530"/>
                <w:rPr>
                  <w:del w:id="1939" w:author="耿正霖" w:date="2016-05-26T23:50:00Z"/>
                  <w:noProof/>
                </w:rPr>
              </w:pPr>
            </w:p>
            <w:p w:rsidR="00A87319" w:rsidRDefault="00993B4B">
              <w:pPr>
                <w:pStyle w:val="Heading1"/>
                <w:numPr>
                  <w:ilvl w:val="0"/>
                  <w:numId w:val="0"/>
                </w:numPr>
                <w:rPr>
                  <w:ins w:id="1940" w:author="耿正霖" w:date="2016-05-27T00:21:00Z"/>
                  <w:rFonts w:eastAsiaTheme="minorEastAsia" w:cs="Times New Roman"/>
                  <w:szCs w:val="24"/>
                </w:rPr>
                <w:pPrChange w:id="1941" w:author="耿正霖" w:date="2016-05-27T00:22:00Z">
                  <w:pPr>
                    <w:autoSpaceDE w:val="0"/>
                    <w:autoSpaceDN w:val="0"/>
                    <w:adjustRightInd w:val="0"/>
                    <w:spacing w:line="240" w:lineRule="auto"/>
                    <w:ind w:firstLine="0"/>
                    <w:jc w:val="center"/>
                  </w:pPr>
                </w:pPrChange>
              </w:pPr>
              <w:del w:id="1942" w:author="耿正霖" w:date="2016-05-26T23:50:00Z">
                <w:r w:rsidDel="0028247C">
                  <w:rPr>
                    <w:noProof/>
                  </w:rPr>
                  <w:fldChar w:fldCharType="end"/>
                </w:r>
              </w:del>
              <w:bookmarkStart w:id="1943" w:name="_Toc452072060"/>
              <w:ins w:id="1944" w:author="耿正霖" w:date="2016-05-27T00:21:00Z">
                <w:r w:rsidR="00A87319">
                  <w:rPr>
                    <w:rFonts w:hint="eastAsia"/>
                  </w:rPr>
                  <w:t>参考文献</w:t>
                </w:r>
                <w:bookmarkEnd w:id="1943"/>
              </w:ins>
            </w:p>
            <w:p w:rsidR="00A87319" w:rsidRDefault="00A87319">
              <w:pPr>
                <w:pStyle w:val="a4"/>
                <w:rPr>
                  <w:ins w:id="1945" w:author="耿正霖" w:date="2016-05-27T00:21:00Z"/>
                  <w:szCs w:val="24"/>
                </w:rPr>
                <w:pPrChange w:id="1946" w:author="耿正霖" w:date="2016-05-27T00:22:00Z">
                  <w:pPr>
                    <w:autoSpaceDE w:val="0"/>
                    <w:autoSpaceDN w:val="0"/>
                    <w:adjustRightInd w:val="0"/>
                    <w:spacing w:line="240" w:lineRule="auto"/>
                    <w:ind w:firstLine="0"/>
                  </w:pPr>
                </w:pPrChange>
              </w:pPr>
              <w:ins w:id="1947" w:author="耿正霖" w:date="2016-05-27T00:21:00Z">
                <w:r>
                  <w:t xml:space="preserve"> [1] </w:t>
                </w:r>
                <w:bookmarkStart w:id="1948" w:name="_neb88EDB734_6812_47F7_8442_4BE8DD5FFB09"/>
                <w:r>
                  <w:t>Levoy M, Hanrahan P. Light field rendering ACM, 1996</w:t>
                </w:r>
                <w:bookmarkEnd w:id="1948"/>
              </w:ins>
            </w:p>
            <w:p w:rsidR="00A87319" w:rsidRDefault="00A87319">
              <w:pPr>
                <w:pStyle w:val="a4"/>
                <w:rPr>
                  <w:ins w:id="1949" w:author="耿正霖" w:date="2016-05-27T00:21:00Z"/>
                  <w:szCs w:val="24"/>
                </w:rPr>
                <w:pPrChange w:id="1950" w:author="耿正霖" w:date="2016-05-27T00:22:00Z">
                  <w:pPr>
                    <w:autoSpaceDE w:val="0"/>
                    <w:autoSpaceDN w:val="0"/>
                    <w:adjustRightInd w:val="0"/>
                    <w:spacing w:line="240" w:lineRule="auto"/>
                    <w:ind w:firstLine="0"/>
                  </w:pPr>
                </w:pPrChange>
              </w:pPr>
              <w:ins w:id="1951" w:author="耿正霖" w:date="2016-05-27T00:21:00Z">
                <w:r>
                  <w:t xml:space="preserve"> [2] Levoy M. Light fields and computational imaging. Computer, 2006(8): 46</w:t>
                </w:r>
                <w:r>
                  <w:rPr>
                    <w:rFonts w:ascii="SimSun" w:cs="SimSun" w:hint="eastAsia"/>
                  </w:rPr>
                  <w:t>～</w:t>
                </w:r>
                <w:r>
                  <w:t>55</w:t>
                </w:r>
              </w:ins>
            </w:p>
            <w:p w:rsidR="00A87319" w:rsidRDefault="00A87319">
              <w:pPr>
                <w:pStyle w:val="a4"/>
                <w:rPr>
                  <w:ins w:id="1952" w:author="耿正霖" w:date="2016-05-27T00:21:00Z"/>
                  <w:szCs w:val="24"/>
                </w:rPr>
                <w:pPrChange w:id="1953" w:author="耿正霖" w:date="2016-05-27T00:22:00Z">
                  <w:pPr>
                    <w:autoSpaceDE w:val="0"/>
                    <w:autoSpaceDN w:val="0"/>
                    <w:adjustRightInd w:val="0"/>
                    <w:spacing w:line="240" w:lineRule="auto"/>
                    <w:ind w:firstLine="0"/>
                  </w:pPr>
                </w:pPrChange>
              </w:pPr>
              <w:ins w:id="1954" w:author="耿正霖" w:date="2016-05-27T00:21:00Z">
                <w:r>
                  <w:t xml:space="preserve"> [3] </w:t>
                </w:r>
                <w:bookmarkStart w:id="1955" w:name="_neb30581B51_8130_40EA_8001_FC446FE8A180"/>
                <w:r>
                  <w:t>Chen S E. Quicktime VR: An image-based approach to virtual environment navigation ACM, 1995</w:t>
                </w:r>
                <w:bookmarkEnd w:id="1955"/>
              </w:ins>
            </w:p>
            <w:p w:rsidR="00A87319" w:rsidRDefault="00A87319">
              <w:pPr>
                <w:pStyle w:val="a4"/>
                <w:rPr>
                  <w:ins w:id="1956" w:author="耿正霖" w:date="2016-05-27T00:21:00Z"/>
                  <w:szCs w:val="24"/>
                </w:rPr>
                <w:pPrChange w:id="1957" w:author="耿正霖" w:date="2016-05-27T00:22:00Z">
                  <w:pPr>
                    <w:autoSpaceDE w:val="0"/>
                    <w:autoSpaceDN w:val="0"/>
                    <w:adjustRightInd w:val="0"/>
                    <w:spacing w:line="240" w:lineRule="auto"/>
                    <w:ind w:firstLine="0"/>
                  </w:pPr>
                </w:pPrChange>
              </w:pPr>
              <w:ins w:id="1958" w:author="耿正霖" w:date="2016-05-27T00:21:00Z">
                <w:r>
                  <w:t xml:space="preserve"> [4] Shum H, Ng K, Chan S. A virtual reality system using the concentric mosaic: construction, rendering, and data compression. Multimedia, IEEE Transactions on, 2005, 7(1): 85</w:t>
                </w:r>
                <w:r>
                  <w:rPr>
                    <w:rFonts w:ascii="SimSun" w:cs="SimSun" w:hint="eastAsia"/>
                  </w:rPr>
                  <w:t>～</w:t>
                </w:r>
                <w:r>
                  <w:t>95</w:t>
                </w:r>
              </w:ins>
            </w:p>
            <w:p w:rsidR="00A87319" w:rsidRDefault="00A87319">
              <w:pPr>
                <w:pStyle w:val="a4"/>
                <w:rPr>
                  <w:ins w:id="1959" w:author="耿正霖" w:date="2016-05-27T00:21:00Z"/>
                  <w:szCs w:val="24"/>
                </w:rPr>
                <w:pPrChange w:id="1960" w:author="耿正霖" w:date="2016-05-27T00:22:00Z">
                  <w:pPr>
                    <w:autoSpaceDE w:val="0"/>
                    <w:autoSpaceDN w:val="0"/>
                    <w:adjustRightInd w:val="0"/>
                    <w:spacing w:line="240" w:lineRule="auto"/>
                    <w:ind w:firstLine="0"/>
                  </w:pPr>
                </w:pPrChange>
              </w:pPr>
              <w:ins w:id="1961" w:author="耿正霖" w:date="2016-05-27T00:21:00Z">
                <w:r>
                  <w:t xml:space="preserve"> [5] </w:t>
                </w:r>
                <w:bookmarkStart w:id="1962" w:name="_neb65F7E265_07A4_44CF_9631_17A298F90B6C"/>
                <w:r>
                  <w:t>Wilburn B, Joshi N, Vaish V, et al. High performance imaging using large camera arrays. ACM Transactions on Graphics (TOG), 2005, 24(3): 765</w:t>
                </w:r>
                <w:r>
                  <w:rPr>
                    <w:rFonts w:ascii="SimSun" w:cs="SimSun" w:hint="eastAsia"/>
                  </w:rPr>
                  <w:t>～</w:t>
                </w:r>
                <w:r>
                  <w:t>776</w:t>
                </w:r>
                <w:bookmarkEnd w:id="1962"/>
              </w:ins>
            </w:p>
            <w:p w:rsidR="00A87319" w:rsidRDefault="00A87319">
              <w:pPr>
                <w:pStyle w:val="a4"/>
                <w:rPr>
                  <w:ins w:id="1963" w:author="耿正霖" w:date="2016-05-27T00:21:00Z"/>
                  <w:szCs w:val="24"/>
                </w:rPr>
                <w:pPrChange w:id="1964" w:author="耿正霖" w:date="2016-05-27T00:22:00Z">
                  <w:pPr>
                    <w:autoSpaceDE w:val="0"/>
                    <w:autoSpaceDN w:val="0"/>
                    <w:adjustRightInd w:val="0"/>
                    <w:spacing w:line="240" w:lineRule="auto"/>
                    <w:ind w:firstLine="0"/>
                  </w:pPr>
                </w:pPrChange>
              </w:pPr>
              <w:ins w:id="1965" w:author="耿正霖" w:date="2016-05-27T00:21:00Z">
                <w:r>
                  <w:t xml:space="preserve"> [6] Ng R, Levoy M, Brédif M, et al. Light field photography with a hand-held plenoptic camera. Computer Science Technical Report CSTR, 2005, 2(11): 1</w:t>
                </w:r>
                <w:r>
                  <w:rPr>
                    <w:rFonts w:ascii="SimSun" w:cs="SimSun" w:hint="eastAsia"/>
                  </w:rPr>
                  <w:t>～</w:t>
                </w:r>
                <w:r>
                  <w:t>11</w:t>
                </w:r>
              </w:ins>
            </w:p>
            <w:p w:rsidR="00A87319" w:rsidRDefault="00A87319">
              <w:pPr>
                <w:pStyle w:val="a4"/>
                <w:rPr>
                  <w:ins w:id="1966" w:author="耿正霖" w:date="2016-05-27T00:21:00Z"/>
                  <w:szCs w:val="24"/>
                </w:rPr>
                <w:pPrChange w:id="1967" w:author="耿正霖" w:date="2016-05-27T00:22:00Z">
                  <w:pPr>
                    <w:autoSpaceDE w:val="0"/>
                    <w:autoSpaceDN w:val="0"/>
                    <w:adjustRightInd w:val="0"/>
                    <w:spacing w:line="240" w:lineRule="auto"/>
                    <w:ind w:firstLine="0"/>
                  </w:pPr>
                </w:pPrChange>
              </w:pPr>
              <w:ins w:id="1968" w:author="耿正霖" w:date="2016-05-27T00:21:00Z">
                <w:r>
                  <w:t xml:space="preserve"> [7] Buehler C, Bosse M, Mcmillan L, et al. Unstructured lumigraph rendering ACM, 2001</w:t>
                </w:r>
              </w:ins>
            </w:p>
            <w:p w:rsidR="00A87319" w:rsidRDefault="00A87319">
              <w:pPr>
                <w:pStyle w:val="a4"/>
                <w:rPr>
                  <w:ins w:id="1969" w:author="耿正霖" w:date="2016-05-27T00:21:00Z"/>
                  <w:szCs w:val="24"/>
                </w:rPr>
                <w:pPrChange w:id="1970" w:author="耿正霖" w:date="2016-05-27T00:22:00Z">
                  <w:pPr>
                    <w:autoSpaceDE w:val="0"/>
                    <w:autoSpaceDN w:val="0"/>
                    <w:adjustRightInd w:val="0"/>
                    <w:spacing w:line="240" w:lineRule="auto"/>
                    <w:ind w:firstLine="0"/>
                  </w:pPr>
                </w:pPrChange>
              </w:pPr>
              <w:ins w:id="1971" w:author="耿正霖" w:date="2016-05-27T00:21:00Z">
                <w:r>
                  <w:t xml:space="preserve"> [8] </w:t>
                </w:r>
                <w:bookmarkStart w:id="1972" w:name="_neb466DEACF_4E02_42EB_B85E_B5EDF648EF1E"/>
                <w:r>
                  <w:t>Davis A, Levoy M, Durand F. Unstructured light fields Wiley Online Library, 2012</w:t>
                </w:r>
                <w:bookmarkEnd w:id="1972"/>
              </w:ins>
            </w:p>
            <w:p w:rsidR="00A87319" w:rsidRDefault="00A87319">
              <w:pPr>
                <w:pStyle w:val="a4"/>
                <w:rPr>
                  <w:ins w:id="1973" w:author="耿正霖" w:date="2016-05-27T00:21:00Z"/>
                  <w:szCs w:val="24"/>
                </w:rPr>
                <w:pPrChange w:id="1974" w:author="耿正霖" w:date="2016-05-27T00:22:00Z">
                  <w:pPr>
                    <w:autoSpaceDE w:val="0"/>
                    <w:autoSpaceDN w:val="0"/>
                    <w:adjustRightInd w:val="0"/>
                    <w:spacing w:line="240" w:lineRule="auto"/>
                    <w:ind w:firstLine="0"/>
                  </w:pPr>
                </w:pPrChange>
              </w:pPr>
              <w:ins w:id="1975" w:author="耿正霖" w:date="2016-05-27T00:21:00Z">
                <w:r>
                  <w:t xml:space="preserve"> [9] Unity-Technologies. ShaderLab Syntax, 2016: 2016</w:t>
                </w:r>
              </w:ins>
            </w:p>
            <w:p w:rsidR="00A87319" w:rsidRDefault="00A87319">
              <w:pPr>
                <w:pStyle w:val="a4"/>
                <w:rPr>
                  <w:ins w:id="1976" w:author="耿正霖" w:date="2016-05-27T00:21:00Z"/>
                  <w:szCs w:val="24"/>
                </w:rPr>
                <w:pPrChange w:id="1977" w:author="耿正霖" w:date="2016-05-27T00:22:00Z">
                  <w:pPr>
                    <w:autoSpaceDE w:val="0"/>
                    <w:autoSpaceDN w:val="0"/>
                    <w:adjustRightInd w:val="0"/>
                    <w:spacing w:line="240" w:lineRule="auto"/>
                    <w:ind w:firstLine="0"/>
                  </w:pPr>
                </w:pPrChange>
              </w:pPr>
              <w:ins w:id="1978" w:author="耿正霖" w:date="2016-05-27T00:21:00Z">
                <w:r>
                  <w:t xml:space="preserve">[10] </w:t>
                </w:r>
                <w:bookmarkStart w:id="1979" w:name="_nebD97E0E42_ACA7_475F_AB9E_BA53B82C3D11"/>
                <w:r>
                  <w:t>. ARToolkit Documentation: 2016</w:t>
                </w:r>
                <w:bookmarkEnd w:id="1979"/>
              </w:ins>
            </w:p>
            <w:p w:rsidR="00A87319" w:rsidRDefault="00A87319">
              <w:pPr>
                <w:pStyle w:val="a4"/>
                <w:rPr>
                  <w:ins w:id="1980" w:author="耿正霖" w:date="2016-05-27T00:21:00Z"/>
                  <w:szCs w:val="24"/>
                </w:rPr>
                <w:pPrChange w:id="1981" w:author="耿正霖" w:date="2016-05-27T00:22:00Z">
                  <w:pPr>
                    <w:autoSpaceDE w:val="0"/>
                    <w:autoSpaceDN w:val="0"/>
                    <w:adjustRightInd w:val="0"/>
                    <w:spacing w:line="240" w:lineRule="auto"/>
                    <w:ind w:firstLine="0"/>
                  </w:pPr>
                </w:pPrChange>
              </w:pPr>
              <w:ins w:id="1982" w:author="耿正霖" w:date="2016-05-27T00:21:00Z">
                <w:r>
                  <w:t>[11] Wikitude-Gmbh. Unity documentation, 2016: 2016</w:t>
                </w:r>
              </w:ins>
            </w:p>
            <w:p w:rsidR="00A87319" w:rsidRDefault="00A87319">
              <w:pPr>
                <w:pStyle w:val="a4"/>
                <w:rPr>
                  <w:ins w:id="1983" w:author="耿正霖" w:date="2016-05-27T00:21:00Z"/>
                  <w:szCs w:val="24"/>
                </w:rPr>
                <w:pPrChange w:id="1984" w:author="耿正霖" w:date="2016-05-27T00:22:00Z">
                  <w:pPr>
                    <w:autoSpaceDE w:val="0"/>
                    <w:autoSpaceDN w:val="0"/>
                    <w:adjustRightInd w:val="0"/>
                    <w:spacing w:line="240" w:lineRule="auto"/>
                    <w:ind w:firstLine="0"/>
                  </w:pPr>
                </w:pPrChange>
              </w:pPr>
              <w:ins w:id="1985" w:author="耿正霖" w:date="2016-05-27T00:21:00Z">
                <w:r>
                  <w:t>[12] . Delaunay Triangulation in Unity, 2014: 2016</w:t>
                </w:r>
              </w:ins>
            </w:p>
            <w:p w:rsidR="00A87319" w:rsidRDefault="00A87319">
              <w:pPr>
                <w:pStyle w:val="a4"/>
                <w:rPr>
                  <w:ins w:id="1986" w:author="耿正霖" w:date="2016-05-27T00:21:00Z"/>
                  <w:szCs w:val="24"/>
                </w:rPr>
                <w:pPrChange w:id="1987" w:author="耿正霖" w:date="2016-05-27T00:22:00Z">
                  <w:pPr>
                    <w:autoSpaceDE w:val="0"/>
                    <w:autoSpaceDN w:val="0"/>
                    <w:adjustRightInd w:val="0"/>
                    <w:spacing w:line="240" w:lineRule="auto"/>
                    <w:ind w:firstLine="0"/>
                  </w:pPr>
                </w:pPrChange>
              </w:pPr>
              <w:ins w:id="1988" w:author="耿正霖" w:date="2016-05-27T00:21:00Z">
                <w:r>
                  <w:t xml:space="preserve">[13] </w:t>
                </w:r>
                <w:bookmarkStart w:id="1989" w:name="_nebDA356C13_9525_4896_96DE_7B2F297CEE69"/>
                <w:r>
                  <w:t>. Google's Project Tango: 2016</w:t>
                </w:r>
                <w:bookmarkEnd w:id="1989"/>
              </w:ins>
            </w:p>
            <w:p w:rsidR="00993B4B" w:rsidDel="00C34E0F" w:rsidRDefault="0046526A">
              <w:pPr>
                <w:ind w:firstLine="0"/>
                <w:rPr>
                  <w:del w:id="1990" w:author="耿正霖" w:date="2016-05-26T23:41:00Z"/>
                </w:rPr>
                <w:pPrChange w:id="1991" w:author="耿正霖" w:date="2016-05-26T23:56:00Z">
                  <w:pPr/>
                </w:pPrChange>
              </w:pPr>
            </w:p>
          </w:sdtContent>
        </w:sdt>
        <w:customXmlDelRangeStart w:id="1992" w:author="耿正霖" w:date="2016-05-26T23:51:00Z"/>
      </w:sdtContent>
    </w:sdt>
    <w:customXmlDelRangeEnd w:id="1992"/>
    <w:p w:rsidR="00C34E0F" w:rsidRDefault="00C34E0F">
      <w:pPr>
        <w:ind w:firstLine="0"/>
        <w:rPr>
          <w:ins w:id="1993" w:author="耿正霖" w:date="2016-05-26T23:41:00Z"/>
        </w:rPr>
        <w:pPrChange w:id="1994" w:author="耿正霖" w:date="2016-05-26T23:56:00Z">
          <w:pPr/>
        </w:pPrChange>
      </w:pPr>
    </w:p>
    <w:p w:rsidR="00FC3979" w:rsidRDefault="00FC3979">
      <w:pPr>
        <w:rPr>
          <w:ins w:id="1995" w:author="耿正霖" w:date="2016-05-26T23:41:00Z"/>
        </w:rPr>
      </w:pPr>
    </w:p>
    <w:p w:rsidR="00C34E0F" w:rsidRDefault="00C34E0F" w:rsidP="00993B4B"/>
    <w:p w:rsidR="003A44C2" w:rsidRDefault="003A44C2">
      <w:pPr>
        <w:widowControl/>
        <w:spacing w:line="240" w:lineRule="auto"/>
        <w:ind w:firstLine="0"/>
        <w:jc w:val="left"/>
      </w:pPr>
    </w:p>
    <w:p w:rsidR="003A44C2" w:rsidRDefault="003A44C2">
      <w:pPr>
        <w:widowControl/>
        <w:spacing w:line="240" w:lineRule="auto"/>
        <w:ind w:firstLine="0"/>
        <w:jc w:val="left"/>
      </w:pPr>
      <w:r>
        <w:br w:type="page"/>
      </w:r>
    </w:p>
    <w:p w:rsidR="003A44C2" w:rsidRDefault="003A44C2">
      <w:pPr>
        <w:widowControl/>
        <w:spacing w:line="240" w:lineRule="auto"/>
        <w:ind w:firstLine="0"/>
        <w:jc w:val="left"/>
      </w:pPr>
    </w:p>
    <w:p w:rsidR="00FC3979" w:rsidRDefault="0043359E" w:rsidP="002C5D9A">
      <w:pPr>
        <w:pStyle w:val="Heading1"/>
        <w:numPr>
          <w:ilvl w:val="0"/>
          <w:numId w:val="0"/>
        </w:numPr>
      </w:pPr>
      <w:bookmarkStart w:id="1996" w:name="_Toc452072061"/>
      <w:r>
        <w:rPr>
          <w:rFonts w:hint="eastAsia"/>
        </w:rPr>
        <w:t>致</w:t>
      </w:r>
      <w:r w:rsidR="00793311">
        <w:rPr>
          <w:rFonts w:hint="eastAsia"/>
        </w:rPr>
        <w:t xml:space="preserve">  </w:t>
      </w:r>
      <w:r w:rsidR="00535389">
        <w:t xml:space="preserve">  </w:t>
      </w:r>
      <w:r>
        <w:rPr>
          <w:rFonts w:hint="eastAsia"/>
        </w:rPr>
        <w:t>谢</w:t>
      </w:r>
      <w:bookmarkEnd w:id="1996"/>
    </w:p>
    <w:p w:rsidR="0043359E" w:rsidRDefault="008B78A7" w:rsidP="00D30777">
      <w:pPr>
        <w:ind w:firstLine="420"/>
      </w:pPr>
      <w:r>
        <w:rPr>
          <w:rFonts w:hint="eastAsia"/>
        </w:rPr>
        <w:t>感谢张慧老师对我论文的知道。</w:t>
      </w:r>
      <w:r w:rsidR="0043359E">
        <w:rPr>
          <w:rFonts w:hint="eastAsia"/>
        </w:rPr>
        <w:t>感谢黄经纬</w:t>
      </w:r>
      <w:r>
        <w:rPr>
          <w:rFonts w:hint="eastAsia"/>
        </w:rPr>
        <w:t>同学</w:t>
      </w:r>
      <w:r w:rsidR="0043359E">
        <w:rPr>
          <w:rFonts w:hint="eastAsia"/>
        </w:rPr>
        <w:t>和我进行的有关光场的讨论，给我的工作拓展了思路。</w:t>
      </w:r>
    </w:p>
    <w:p w:rsidR="00FC3979" w:rsidRDefault="00FC3979">
      <w:pPr>
        <w:widowControl/>
        <w:spacing w:line="240" w:lineRule="auto"/>
        <w:ind w:firstLine="0"/>
        <w:jc w:val="left"/>
      </w:pPr>
      <w:r>
        <w:br w:type="page"/>
      </w:r>
    </w:p>
    <w:p w:rsidR="003A44C2" w:rsidRDefault="003A44C2">
      <w:pPr>
        <w:widowControl/>
        <w:spacing w:line="240" w:lineRule="auto"/>
        <w:ind w:firstLine="0"/>
        <w:jc w:val="left"/>
      </w:pPr>
    </w:p>
    <w:p w:rsidR="003A44C2" w:rsidRPr="00B731B6" w:rsidRDefault="003A44C2" w:rsidP="003A44C2">
      <w:pPr>
        <w:pStyle w:val="11"/>
        <w:spacing w:before="800"/>
      </w:pPr>
      <w:bookmarkStart w:id="1997" w:name="_Toc132604446"/>
      <w:bookmarkStart w:id="1998" w:name="_Toc132604827"/>
      <w:bookmarkStart w:id="1999" w:name="_Toc132605967"/>
      <w:bookmarkStart w:id="2000" w:name="_Toc184465418"/>
      <w:bookmarkStart w:id="2001" w:name="_Toc452072062"/>
      <w:r w:rsidRPr="00B731B6">
        <w:t>声</w:t>
      </w:r>
      <w:r w:rsidRPr="00B731B6">
        <w:t xml:space="preserve">    </w:t>
      </w:r>
      <w:r w:rsidRPr="00B731B6">
        <w:t>明</w:t>
      </w:r>
      <w:bookmarkEnd w:id="1997"/>
      <w:bookmarkEnd w:id="1998"/>
      <w:bookmarkEnd w:id="1999"/>
      <w:bookmarkEnd w:id="2000"/>
      <w:bookmarkEnd w:id="2001"/>
    </w:p>
    <w:p w:rsidR="003A44C2" w:rsidRPr="00B731B6" w:rsidRDefault="003A44C2" w:rsidP="003A44C2">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3A44C2" w:rsidRPr="00B731B6" w:rsidRDefault="003A44C2" w:rsidP="003A44C2"/>
    <w:p w:rsidR="00FC3979" w:rsidRDefault="003A44C2" w:rsidP="003A44C2">
      <w:pPr>
        <w:rPr>
          <w:rStyle w:val="Char4"/>
        </w:rPr>
      </w:pPr>
      <w:r>
        <w:rPr>
          <w:rFonts w:hint="eastAsia"/>
        </w:rPr>
        <w:tab/>
      </w:r>
      <w:r>
        <w:rPr>
          <w:rFonts w:hint="eastAsia"/>
        </w:rPr>
        <w:tab/>
      </w:r>
      <w:r>
        <w:rPr>
          <w:rFonts w:hint="eastAsia"/>
        </w:rPr>
        <w:tab/>
      </w:r>
      <w:r>
        <w:rPr>
          <w:rFonts w:hint="eastAsia"/>
        </w:rPr>
        <w:tab/>
      </w:r>
      <w:r>
        <w:rPr>
          <w:rFonts w:hint="eastAsia"/>
        </w:rPr>
        <w:tab/>
      </w:r>
      <w:r>
        <w:rPr>
          <w:rFonts w:hint="eastAsia"/>
        </w:rPr>
        <w:tab/>
      </w:r>
      <w:r w:rsidRPr="00B731B6">
        <w:t>签</w:t>
      </w:r>
      <w:r w:rsidRPr="00B731B6">
        <w:t xml:space="preserve">  </w:t>
      </w:r>
      <w:r w:rsidRPr="00B731B6">
        <w:t>名：</w:t>
      </w:r>
      <w:r w:rsidRPr="00B731B6">
        <w:rPr>
          <w:rStyle w:val="Char4"/>
        </w:rPr>
        <w:t>_____________</w:t>
      </w:r>
      <w:r w:rsidRPr="00B731B6">
        <w:tab/>
      </w:r>
      <w:r w:rsidRPr="00B731B6">
        <w:t>日</w:t>
      </w:r>
      <w:r w:rsidRPr="00B731B6">
        <w:t xml:space="preserve">  </w:t>
      </w:r>
      <w:r w:rsidRPr="00B731B6">
        <w:t>期：</w:t>
      </w:r>
      <w:r w:rsidRPr="00B731B6">
        <w:rPr>
          <w:rStyle w:val="Char4"/>
        </w:rPr>
        <w:t>____________</w:t>
      </w:r>
    </w:p>
    <w:p w:rsidR="003A44C2" w:rsidRDefault="003A44C2">
      <w:pPr>
        <w:widowControl/>
        <w:spacing w:line="240" w:lineRule="auto"/>
        <w:ind w:firstLine="0"/>
        <w:jc w:val="left"/>
        <w:rPr>
          <w:rStyle w:val="Char4"/>
        </w:rPr>
      </w:pPr>
      <w:r>
        <w:rPr>
          <w:rStyle w:val="Char4"/>
        </w:rPr>
        <w:br w:type="page"/>
      </w:r>
    </w:p>
    <w:p w:rsidR="002C5D9A" w:rsidRDefault="002C5D9A" w:rsidP="002C5D9A">
      <w:pPr>
        <w:pStyle w:val="Heading1"/>
        <w:numPr>
          <w:ilvl w:val="0"/>
          <w:numId w:val="0"/>
        </w:numPr>
      </w:pPr>
      <w:bookmarkStart w:id="2002" w:name="_Toc452072063"/>
      <w:r>
        <w:rPr>
          <w:rFonts w:hint="eastAsia"/>
        </w:rPr>
        <w:lastRenderedPageBreak/>
        <w:t>附录</w:t>
      </w:r>
      <w:r w:rsidR="00E35740">
        <w:rPr>
          <w:rFonts w:hint="eastAsia"/>
        </w:rPr>
        <w:t xml:space="preserve"> A </w:t>
      </w:r>
      <w:r w:rsidR="00E35740">
        <w:rPr>
          <w:rFonts w:hint="eastAsia"/>
        </w:rPr>
        <w:t>外文资料的调研阅读报告</w:t>
      </w:r>
      <w:bookmarkEnd w:id="2002"/>
    </w:p>
    <w:p w:rsidR="003A44C2" w:rsidRDefault="003A44C2" w:rsidP="003A44C2">
      <w:r>
        <w:t xml:space="preserve">In 1996, Marc </w:t>
      </w:r>
      <w:proofErr w:type="spellStart"/>
      <w:r>
        <w:t>Levoy</w:t>
      </w:r>
      <w:proofErr w:type="spellEnd"/>
      <w:r>
        <w:t xml:space="preserve"> and Pat Hanrahan first brought the concept light field to the computer science community, in their </w:t>
      </w:r>
      <w:proofErr w:type="spellStart"/>
      <w:r>
        <w:t>siggraph</w:t>
      </w:r>
      <w:proofErr w:type="spellEnd"/>
      <w:r>
        <w:t xml:space="preserve"> paper Light Field Rendering. The advantage of light field compared to other image-based rendering (IBR) techniques is that no depth information or correspondence knowledge about images is required.</w:t>
      </w:r>
    </w:p>
    <w:p w:rsidR="003A44C2" w:rsidRDefault="003A44C2" w:rsidP="003A44C2">
      <w:r>
        <w:t>Light field is defined as the radiance at a point in a given direction, which can be described using 5D plenoptic function. But because the radiance along a line is constant (if there is no blocking object), this function can be reduced to 4D function to remove the redundancy.</w:t>
      </w:r>
    </w:p>
    <w:p w:rsidR="003A44C2" w:rsidRDefault="003A44C2" w:rsidP="003A44C2">
      <w:r>
        <w:t>In their paper, the authors recommended to use two planes (called light slab) for the representation of the light field. The coordinate system on the first plane is (u, v) and on the second plane is (s, t). The radiance along an arbitrary line passing through these two planes is represented by L (u, v, s, t).</w:t>
      </w:r>
    </w:p>
    <w:p w:rsidR="003A44C2" w:rsidRDefault="003A44C2" w:rsidP="003A44C2">
      <w:r>
        <w:t xml:space="preserve">In practice, we usually call the </w:t>
      </w:r>
      <w:proofErr w:type="spellStart"/>
      <w:r>
        <w:t>uv</w:t>
      </w:r>
      <w:proofErr w:type="spellEnd"/>
      <w:r>
        <w:t xml:space="preserve"> plane camera plane and the </w:t>
      </w:r>
      <w:proofErr w:type="spellStart"/>
      <w:r>
        <w:t>st</w:t>
      </w:r>
      <w:proofErr w:type="spellEnd"/>
      <w:r>
        <w:t xml:space="preserve"> plane focal plane. Light field can then be represented by 2D array (camera plane) of images (focal plane). So we can use an array of cameras to capture light fields.</w:t>
      </w:r>
    </w:p>
    <w:p w:rsidR="003A44C2" w:rsidRDefault="003A44C2" w:rsidP="003A44C2">
      <w:r>
        <w:t>When reconstructing image at an arbitrary viewpoint, there are two steps in the process: step 1 is to compute the line parameters (u, v, s, t), and step 2 is to resample the radiance at the line parameters. The first step can be easily done using texture mapping. As for the second step, they simply interpolate the 4D function from the nearest samples in their implementation.</w:t>
      </w:r>
    </w:p>
    <w:p w:rsidR="003A44C2" w:rsidRDefault="003A44C2" w:rsidP="003A44C2">
      <w:r>
        <w:t xml:space="preserve">Because 4D light field array is very large, to make creation and transmission possible, they also proposed a compression method. In their application, they first applied vector quantization on the light field data. Typically, they used 4D tiles of the light field, yielding 48-dimensional vectors, and generated codebook using mean-squared error(MSE). Then they further compressed the data using entropy coding, which can be easily done using </w:t>
      </w:r>
      <w:proofErr w:type="spellStart"/>
      <w:r>
        <w:t>gzip</w:t>
      </w:r>
      <w:proofErr w:type="spellEnd"/>
      <w:r>
        <w:t>. Typical compression rate is 100:1.</w:t>
      </w:r>
    </w:p>
    <w:p w:rsidR="003A44C2" w:rsidRDefault="003A44C2" w:rsidP="003A44C2">
      <w:r>
        <w:t>In Marc et al.’s work, the cameras have to be placed with fixed intervals on a fixed plane, which restricted its application. In 2001, Chris et al. first proposed a real-time rendering method that does not require the input camera to be restricted to a plane, or any specific manifold.</w:t>
      </w:r>
    </w:p>
    <w:p w:rsidR="003A44C2" w:rsidRPr="003A44C2" w:rsidRDefault="003A44C2" w:rsidP="003A44C2">
      <w:r>
        <w:lastRenderedPageBreak/>
        <w:t xml:space="preserve">When reconstructing a desired ray, Chris et al. proposed to use source image rays with the most similar angle to the desired ray, instead of the closest ray in (u, v, s, t) parameter space. </w:t>
      </w:r>
    </w:p>
    <w:p w:rsidR="003A44C2" w:rsidRDefault="003A44C2" w:rsidP="003A44C2">
      <w:r>
        <w:t xml:space="preserve">The most important concept proposed in their paper is camera blending field. It describes how each source camera is weighted to reconstruct a given pixel. </w:t>
      </w:r>
    </w:p>
    <w:p w:rsidR="003A44C2" w:rsidRDefault="003A44C2" w:rsidP="003A44C2">
      <w:r>
        <w:t xml:space="preserve">Some notations: given desired ray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oMath>
      <w:r>
        <w:t xml:space="preserve">, intersects with the object at some frontmost point p.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Pr>
          <w:rFonts w:hint="eastAsia"/>
        </w:rPr>
        <w:t xml:space="preserve"> </w:t>
      </w:r>
      <w:r>
        <w:t xml:space="preserve">is the center of each camera.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t xml:space="preserve"> is the ray between p and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t xml:space="preserve"> . </w:t>
      </w:r>
    </w:p>
    <w:p w:rsidR="003A44C2" w:rsidRDefault="003A44C2" w:rsidP="003A44C2">
      <w:r>
        <w:t xml:space="preserve">The difference between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t xml:space="preserve"> and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oMath>
      <w:r>
        <w:t xml:space="preserve"> is defined as:</w:t>
      </w:r>
    </w:p>
    <w:p w:rsidR="003A44C2" w:rsidRDefault="003A44C2" w:rsidP="003A44C2">
      <m:oMathPara>
        <m:oMath>
          <m:r>
            <m:rPr>
              <m:sty m:val="p"/>
            </m:rPr>
            <w:rPr>
              <w:rFonts w:ascii="Cambria Math" w:hAnsi="Cambria Math"/>
            </w:rPr>
            <m:t>angResDiff</m:t>
          </m:r>
          <m:d>
            <m:dPr>
              <m:ctrlPr>
                <w:rPr>
                  <w:rFonts w:ascii="Cambria Math" w:hAnsi="Cambria Math"/>
                </w:rPr>
              </m:ctrlPr>
            </m:dPr>
            <m:e>
              <m:r>
                <m:rPr>
                  <m:sty m:val="p"/>
                </m:rPr>
                <w:rPr>
                  <w:rFonts w:ascii="Cambria Math" w:hAnsi="Cambria Math"/>
                </w:rPr>
                <m:t>i</m:t>
              </m:r>
            </m:e>
          </m:d>
          <m:r>
            <m:rPr>
              <m:sty m:val="p"/>
            </m:rPr>
            <w:rPr>
              <w:rFonts w:ascii="Cambria Math" w:hAnsi="Cambria Math"/>
            </w:rPr>
            <m:t>=α angDiff</m:t>
          </m:r>
          <m:d>
            <m:dPr>
              <m:ctrlPr>
                <w:rPr>
                  <w:rFonts w:ascii="Cambria Math" w:hAnsi="Cambria Math"/>
                </w:rPr>
              </m:ctrlPr>
            </m:dPr>
            <m:e>
              <m:r>
                <m:rPr>
                  <m:sty m:val="p"/>
                </m:rPr>
                <w:rPr>
                  <w:rFonts w:ascii="Cambria Math" w:hAnsi="Cambria Math"/>
                </w:rPr>
                <m:t>i</m:t>
              </m:r>
            </m:e>
          </m:d>
          <m:r>
            <w:rPr>
              <w:rFonts w:ascii="Cambria Math" w:hAnsi="Cambria Math"/>
            </w:rPr>
            <m:t xml:space="preserve">+β </m:t>
          </m:r>
          <m:r>
            <m:rPr>
              <m:sty m:val="p"/>
            </m:rPr>
            <w:rPr>
              <w:rFonts w:ascii="Cambria Math" w:hAnsi="Cambria Math"/>
            </w:rPr>
            <m:t>resDiff(i)</m:t>
          </m:r>
        </m:oMath>
      </m:oMathPara>
    </w:p>
    <w:p w:rsidR="003A44C2" w:rsidRDefault="00856EE1" w:rsidP="003A44C2">
      <m:oMath>
        <m:r>
          <m:rPr>
            <m:sty m:val="p"/>
          </m:rPr>
          <w:rPr>
            <w:rFonts w:ascii="Cambria Math" w:hAnsi="Cambria Math"/>
          </w:rPr>
          <m:t>angResDiff</m:t>
        </m:r>
        <m:d>
          <m:dPr>
            <m:ctrlPr>
              <w:rPr>
                <w:rFonts w:ascii="Cambria Math" w:hAnsi="Cambria Math"/>
              </w:rPr>
            </m:ctrlPr>
          </m:dPr>
          <m:e>
            <m:r>
              <m:rPr>
                <m:sty m:val="p"/>
              </m:rPr>
              <w:rPr>
                <w:rFonts w:ascii="Cambria Math" w:hAnsi="Cambria Math"/>
              </w:rPr>
              <m:t>i</m:t>
            </m:r>
          </m:e>
        </m:d>
      </m:oMath>
      <w:r w:rsidR="003A44C2">
        <w:t xml:space="preserve"> accounts for resolution difference and </w:t>
      </w:r>
      <m:oMath>
        <m:r>
          <m:rPr>
            <m:sty m:val="p"/>
          </m:rPr>
          <w:rPr>
            <w:rFonts w:ascii="Cambria Math" w:hAnsi="Cambria Math"/>
          </w:rPr>
          <m:t>resDiff(i)</m:t>
        </m:r>
      </m:oMath>
      <w:r w:rsidR="003A44C2">
        <w:t xml:space="preserve"> accounts for resolution difference.</w:t>
      </w:r>
    </w:p>
    <w:p w:rsidR="003A44C2" w:rsidRDefault="003A44C2" w:rsidP="003A44C2">
      <w:r>
        <w:t>The larger the difference, the smaller the weight should be:</w:t>
      </w:r>
    </w:p>
    <w:p w:rsidR="003A44C2" w:rsidRDefault="003A44C2" w:rsidP="003A44C2">
      <m:oMathPara>
        <m:oMath>
          <m:r>
            <m:rPr>
              <m:sty m:val="p"/>
            </m:rPr>
            <w:rPr>
              <w:rFonts w:ascii="Cambria Math" w:hAnsi="Cambria Math"/>
            </w:rPr>
            <m:t>angResBlend</m:t>
          </m:r>
          <m:d>
            <m:dPr>
              <m:ctrlPr>
                <w:rPr>
                  <w:rFonts w:ascii="Cambria Math" w:hAnsi="Cambria Math"/>
                </w:rPr>
              </m:ctrlPr>
            </m:dPr>
            <m:e>
              <m:r>
                <m:rPr>
                  <m:sty m:val="p"/>
                </m:rPr>
                <w:rPr>
                  <w:rFonts w:ascii="Cambria Math" w:hAnsi="Cambria Math"/>
                </w:rPr>
                <m:t>i</m:t>
              </m:r>
            </m:e>
          </m:d>
          <m:r>
            <m:rPr>
              <m:sty m:val="p"/>
            </m:rPr>
            <w:rPr>
              <w:rFonts w:ascii="Cambria Math" w:hAnsi="Cambria Math"/>
            </w:rPr>
            <m:t>=max⁡(0, 1-angResDiff</m:t>
          </m:r>
          <m:d>
            <m:dPr>
              <m:ctrlPr>
                <w:rPr>
                  <w:rFonts w:ascii="Cambria Math" w:hAnsi="Cambria Math"/>
                </w:rPr>
              </m:ctrlPr>
            </m:dPr>
            <m:e>
              <m:r>
                <m:rPr>
                  <m:sty m:val="p"/>
                </m:rPr>
                <w:rPr>
                  <w:rFonts w:ascii="Cambria Math" w:hAnsi="Cambria Math"/>
                </w:rPr>
                <m:t>i</m:t>
              </m:r>
            </m:e>
          </m:d>
          <m:r>
            <w:rPr>
              <w:rFonts w:ascii="Cambria Math" w:hAnsi="Cambria Math"/>
            </w:rPr>
            <m:t xml:space="preserve"> </m:t>
          </m:r>
          <m:r>
            <w:rPr>
              <w:rFonts w:ascii="Cambria Math" w:hAnsi="Cambria Math" w:hint="eastAsia"/>
            </w:rPr>
            <m:t>/</m:t>
          </m:r>
          <m:r>
            <w:rPr>
              <w:rFonts w:ascii="Cambria Math" w:hAnsi="Cambria Math"/>
            </w:rPr>
            <m:t xml:space="preserve"> </m:t>
          </m:r>
          <m:r>
            <m:rPr>
              <m:sty m:val="p"/>
            </m:rPr>
            <w:rPr>
              <w:rFonts w:ascii="Cambria Math" w:hAnsi="Cambria Math"/>
            </w:rPr>
            <m:t>angResThresh</m:t>
          </m:r>
          <m:r>
            <w:rPr>
              <w:rFonts w:ascii="Cambria Math" w:hAnsi="Cambria Math"/>
            </w:rPr>
            <m:t>)</m:t>
          </m:r>
        </m:oMath>
      </m:oMathPara>
    </w:p>
    <w:p w:rsidR="003A44C2" w:rsidRDefault="003A44C2" w:rsidP="003A44C2">
      <w:r>
        <w:t>Because rays may fall outside of the source camera, we have</w:t>
      </w:r>
    </w:p>
    <w:p w:rsidR="003A44C2" w:rsidRDefault="003A44C2" w:rsidP="003A44C2">
      <m:oMathPara>
        <m:oMath>
          <m:r>
            <m:rPr>
              <m:sty m:val="p"/>
            </m:rPr>
            <w:rPr>
              <w:rFonts w:ascii="Cambria Math" w:hAnsi="Cambria Math"/>
            </w:rPr>
            <m:t>angResFovBlend</m:t>
          </m:r>
          <m:d>
            <m:dPr>
              <m:ctrlPr>
                <w:rPr>
                  <w:rFonts w:ascii="Cambria Math" w:hAnsi="Cambria Math"/>
                </w:rPr>
              </m:ctrlPr>
            </m:dPr>
            <m:e>
              <m:r>
                <m:rPr>
                  <m:sty m:val="p"/>
                </m:rPr>
                <w:rPr>
                  <w:rFonts w:ascii="Cambria Math" w:hAnsi="Cambria Math"/>
                </w:rPr>
                <m:t>i</m:t>
              </m:r>
            </m:e>
          </m:d>
          <m:r>
            <m:rPr>
              <m:sty m:val="p"/>
            </m:rPr>
            <w:rPr>
              <w:rFonts w:ascii="Cambria Math" w:hAnsi="Cambria Math"/>
            </w:rPr>
            <m:t>=angResBlend</m:t>
          </m:r>
          <m:d>
            <m:dPr>
              <m:ctrlPr>
                <w:rPr>
                  <w:rFonts w:ascii="Cambria Math" w:hAnsi="Cambria Math"/>
                </w:rPr>
              </m:ctrlPr>
            </m:dPr>
            <m:e>
              <m:r>
                <m:rPr>
                  <m:sty m:val="p"/>
                </m:rPr>
                <w:rPr>
                  <w:rFonts w:ascii="Cambria Math" w:hAnsi="Cambria Math"/>
                </w:rPr>
                <m:t>i</m:t>
              </m:r>
            </m:e>
          </m:d>
          <m:r>
            <m:rPr>
              <m:sty m:val="p"/>
            </m:rPr>
            <w:rPr>
              <w:rFonts w:ascii="Cambria Math" w:hAnsi="Cambria Math"/>
            </w:rPr>
            <m:t>fovBlend(i)</m:t>
          </m:r>
        </m:oMath>
      </m:oMathPara>
    </w:p>
    <w:p w:rsidR="003A44C2" w:rsidRDefault="00856EE1" w:rsidP="003A44C2">
      <m:oMath>
        <m:r>
          <m:rPr>
            <m:sty m:val="p"/>
          </m:rPr>
          <w:rPr>
            <w:rFonts w:ascii="Cambria Math" w:hAnsi="Cambria Math"/>
          </w:rPr>
          <m:t>fovBlend(i)</m:t>
        </m:r>
      </m:oMath>
      <w:r>
        <w:rPr>
          <w:rFonts w:hint="eastAsia"/>
        </w:rPr>
        <w:t xml:space="preserve"> </w:t>
      </w:r>
      <w:r w:rsidR="003A44C2">
        <w:t xml:space="preserve">is a function that continuously goes to zero as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sidR="003A44C2">
        <w:t xml:space="preserve"> approaches the edge.</w:t>
      </w:r>
    </w:p>
    <w:p w:rsidR="00C77C28" w:rsidRDefault="003A44C2" w:rsidP="00C77C28">
      <w:r>
        <w:t xml:space="preserve">Find k largest </w:t>
      </w:r>
      <m:oMath>
        <m:r>
          <m:rPr>
            <m:sty m:val="p"/>
          </m:rPr>
          <w:rPr>
            <w:rFonts w:ascii="Cambria Math" w:hAnsi="Cambria Math"/>
          </w:rPr>
          <m:t>angResFovBlend</m:t>
        </m:r>
        <m:d>
          <m:dPr>
            <m:ctrlPr>
              <w:rPr>
                <w:rFonts w:ascii="Cambria Math" w:hAnsi="Cambria Math"/>
              </w:rPr>
            </m:ctrlPr>
          </m:dPr>
          <m:e>
            <m:r>
              <m:rPr>
                <m:sty m:val="p"/>
              </m:rPr>
              <w:rPr>
                <w:rFonts w:ascii="Cambria Math" w:hAnsi="Cambria Math"/>
              </w:rPr>
              <m:t>i</m:t>
            </m:r>
          </m:e>
        </m:d>
      </m:oMath>
      <w:r>
        <w:t>. Finally normalizing ove</w:t>
      </w:r>
      <w:r w:rsidR="00C77C28">
        <w:t xml:space="preserve">r </w:t>
      </w:r>
      <w:proofErr w:type="spellStart"/>
      <w:r w:rsidR="00C77C28">
        <w:t>i</w:t>
      </w:r>
      <w:proofErr w:type="spellEnd"/>
      <w:r w:rsidR="00C77C28">
        <w:t xml:space="preserve"> yields the blending weight:</w:t>
      </w:r>
    </w:p>
    <w:p w:rsidR="003A44C2" w:rsidRDefault="003A44C2" w:rsidP="00C77C28">
      <m:oMathPara>
        <m:oMath>
          <m:r>
            <m:rPr>
              <m:sty m:val="p"/>
            </m:rPr>
            <w:rPr>
              <w:rFonts w:ascii="Cambria Math" w:hAnsi="Cambria Math"/>
            </w:rPr>
            <m:t>normalizedAngResFovBlend</m:t>
          </m:r>
          <m:d>
            <m:dPr>
              <m:ctrlPr>
                <w:rPr>
                  <w:rFonts w:ascii="Cambria Math" w:hAnsi="Cambria Math"/>
                </w:rPr>
              </m:ctrlPr>
            </m:dPr>
            <m:e>
              <m:r>
                <m:rPr>
                  <m:sty m:val="p"/>
                </m:rPr>
                <w:rPr>
                  <w:rFonts w:ascii="Cambria Math" w:hAnsi="Cambria Math"/>
                </w:rPr>
                <m:t>i</m:t>
              </m:r>
            </m:e>
          </m:d>
          <m:r>
            <m:rPr>
              <m:sty m:val="p"/>
            </m:rPr>
            <w:rPr>
              <w:rFonts w:ascii="Cambria Math" w:hAnsi="Cambria Math"/>
            </w:rPr>
            <m:t>=angResFovBlend</m:t>
          </m:r>
          <m:d>
            <m:dPr>
              <m:ctrlPr>
                <w:rPr>
                  <w:rFonts w:ascii="Cambria Math" w:hAnsi="Cambria Math"/>
                </w:rPr>
              </m:ctrlPr>
            </m:dPr>
            <m:e>
              <m:r>
                <m:rPr>
                  <m:sty m:val="p"/>
                </m:rPr>
                <w:rPr>
                  <w:rFonts w:ascii="Cambria Math" w:hAnsi="Cambria Math"/>
                </w:rPr>
                <m:t>i</m:t>
              </m:r>
            </m:e>
          </m:d>
          <m:r>
            <w:rPr>
              <w:rFonts w:ascii="Cambria Math" w:hAnsi="Cambria Math"/>
            </w:rPr>
            <m:t xml:space="preserve"> </m:t>
          </m:r>
          <m:r>
            <w:rPr>
              <w:rFonts w:ascii="Cambria Math" w:hAnsi="Cambria Math" w:hint="eastAsia"/>
            </w:rPr>
            <m:t xml:space="preserve">/ </m:t>
          </m:r>
          <m:nary>
            <m:naryPr>
              <m:chr m:val="∑"/>
              <m:limLoc m:val="subSup"/>
              <m:ctrlPr>
                <w:rPr>
                  <w:rFonts w:ascii="Cambria Math" w:hAnsi="Cambria Math"/>
                </w:rPr>
              </m:ctrlPr>
            </m:naryPr>
            <m:sub>
              <m:r>
                <w:rPr>
                  <w:rFonts w:ascii="Cambria Math" w:hAnsi="Cambria Math"/>
                </w:rPr>
                <m:t>j=1</m:t>
              </m:r>
            </m:sub>
            <m:sup>
              <m:r>
                <w:rPr>
                  <w:rFonts w:ascii="Cambria Math" w:hAnsi="Cambria Math"/>
                </w:rPr>
                <m:t>k</m:t>
              </m:r>
            </m:sup>
            <m:e>
              <m:r>
                <m:rPr>
                  <m:sty m:val="p"/>
                </m:rPr>
                <w:rPr>
                  <w:rFonts w:ascii="Cambria Math" w:hAnsi="Cambria Math"/>
                </w:rPr>
                <m:t>angResFovBlend(j)</m:t>
              </m:r>
            </m:e>
          </m:nary>
        </m:oMath>
      </m:oMathPara>
    </w:p>
    <w:p w:rsidR="003A44C2" w:rsidRDefault="003A44C2" w:rsidP="003A44C2">
      <w:r>
        <w:t>To achieve real time rendering, in their implementation, they only compute the camera blending at discrete set of points, and interpolate the camera blending over the image.</w:t>
      </w:r>
    </w:p>
    <w:p w:rsidR="003A44C2" w:rsidRDefault="003A44C2" w:rsidP="003A44C2">
      <w:r>
        <w:t xml:space="preserve">In 2012, Ade et al. were the first to design a system that allowed user to capture light field using mobile phones. Although in Chris et al.’s work, unstructured </w:t>
      </w:r>
      <w:proofErr w:type="spellStart"/>
      <w:r>
        <w:t>lumigraph</w:t>
      </w:r>
      <w:proofErr w:type="spellEnd"/>
      <w:r>
        <w:t xml:space="preserve"> rendering had been proposed, it is still very challenging for users to capture light fields. Because users usually take images by scanning the subject in a back-and-forth manner, it is crucial to guide the user to make sure the scanline starts at the correct offset from previous one. Without guidance, the distance between the camera and subject can vary discontinuously, which usually will give rise to artifacts. Also it is better to give users an idea how much has been covered.</w:t>
      </w:r>
    </w:p>
    <w:p w:rsidR="003A44C2" w:rsidRDefault="003A44C2" w:rsidP="003A44C2">
      <w:r>
        <w:t xml:space="preserve">Ade et al. designed a capturing process and used the augmented reality library SLAM to solve the above issues. In their system, the user first points the camera to the </w:t>
      </w:r>
      <w:r>
        <w:lastRenderedPageBreak/>
        <w:t>scene and selects a subject to capture. The system then records new images whenever it determines that it is viewing an under-sampled region of light field. They guide the user with a viewpoint coverage map to help them achieve dense coverage.</w:t>
      </w:r>
    </w:p>
    <w:p w:rsidR="003A44C2" w:rsidRDefault="003A44C2" w:rsidP="003A44C2">
      <w:r>
        <w:t xml:space="preserve">One of the main contributions of their work is to propose a coverage criterion, called </w:t>
      </w:r>
      <w:proofErr w:type="spellStart"/>
      <w:r>
        <w:t>reprojection</w:t>
      </w:r>
      <w:proofErr w:type="spellEnd"/>
      <w:r>
        <w:t xml:space="preserve"> error. Consider a captured view s, and a new view n. We need then to determine when the view n is not covered by s. Consider a cone of ambiguity associated with a pixel V_s of s, which means all the object points in this cone may contribute to the pixel color of V_s. Then consider the intersection part between the core and the object sphere. The </w:t>
      </w:r>
      <w:proofErr w:type="spellStart"/>
      <w:r>
        <w:t>reprojection</w:t>
      </w:r>
      <w:proofErr w:type="spellEnd"/>
      <w:r>
        <w:t xml:space="preserve"> error is then defined as the longest distance (in this case AB) projected to the new view n. If this value is larger than a threshold, we determine that n is no longer determined by s and a new image is recorded. This new criterion is sensitive to both parallax error and resolution difference.</w:t>
      </w:r>
    </w:p>
    <w:p w:rsidR="003A44C2" w:rsidRDefault="003A44C2" w:rsidP="003A44C2">
      <w:r>
        <w:t>Another contribution of their work is a fast rendering technique that can achieve piecewise-</w:t>
      </w:r>
      <w:proofErr w:type="spellStart"/>
      <w:r>
        <w:t>bicubic</w:t>
      </w:r>
      <w:proofErr w:type="spellEnd"/>
      <w:r>
        <w:t xml:space="preserve"> at the limit. Here we only introduce the piecewise-linear reconstruction because piecewise-</w:t>
      </w:r>
      <w:proofErr w:type="spellStart"/>
      <w:r>
        <w:t>bicubic</w:t>
      </w:r>
      <w:proofErr w:type="spellEnd"/>
      <w:r>
        <w:t xml:space="preserve"> reconstruction is a simple modification of piecewise-linear one by extending the projection to 2-ring and apply the Loop subdivision rules. They first build Delaunay triangulation on the viewpoints. Then instead of finding the k nearest cameras, they intersect the desired ray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oMath>
      <w:r>
        <w:t xml:space="preserve"> with the triangle mesh and interpolate using </w:t>
      </w:r>
      <w:proofErr w:type="spellStart"/>
      <w:r>
        <w:t>barycentric</w:t>
      </w:r>
      <w:proofErr w:type="spellEnd"/>
      <w:r>
        <w:t xml:space="preserve"> coordinates. To accelerate this process, they first project the triangle mesh to the target view. For a given vertex, it has a stored view with it. At the vertex, the weight is 1 and at the neighboring vertex, the weight is 0. This is to say a given stored view can only affect a triangle fan. So they can efficiently render the view using texture mapping and alpha blending.</w:t>
      </w:r>
    </w:p>
    <w:p w:rsidR="002C5D9A" w:rsidRDefault="002C5D9A" w:rsidP="002C5D9A">
      <w:pPr>
        <w:ind w:firstLine="0"/>
      </w:pPr>
    </w:p>
    <w:p w:rsidR="002C5D9A" w:rsidRDefault="002C5D9A">
      <w:pPr>
        <w:widowControl/>
        <w:spacing w:line="240" w:lineRule="auto"/>
        <w:ind w:firstLine="0"/>
        <w:jc w:val="left"/>
      </w:pPr>
      <w:r>
        <w:br w:type="page"/>
      </w:r>
    </w:p>
    <w:p w:rsidR="00793311" w:rsidRDefault="00793311" w:rsidP="002C5D9A">
      <w:pPr>
        <w:spacing w:beforeLines="100" w:before="312" w:afterLines="100" w:after="312"/>
        <w:jc w:val="center"/>
        <w:rPr>
          <w:rFonts w:ascii="SimHei" w:eastAsia="SimHei"/>
          <w:sz w:val="30"/>
          <w:szCs w:val="30"/>
        </w:rPr>
        <w:sectPr w:rsidR="00793311" w:rsidSect="00793311">
          <w:footerReference w:type="default" r:id="rId24"/>
          <w:pgSz w:w="11906" w:h="16838"/>
          <w:pgMar w:top="2155" w:right="1701" w:bottom="1814" w:left="1701" w:header="851" w:footer="992" w:gutter="113"/>
          <w:pgNumType w:start="1"/>
          <w:cols w:space="425"/>
          <w:docGrid w:type="lines" w:linePitch="312"/>
        </w:sectPr>
      </w:pPr>
    </w:p>
    <w:p w:rsidR="002C5D9A" w:rsidRDefault="002C5D9A" w:rsidP="002C5D9A">
      <w:pPr>
        <w:spacing w:beforeLines="100" w:before="312" w:afterLines="100" w:after="312"/>
        <w:jc w:val="center"/>
        <w:rPr>
          <w:rFonts w:ascii="SimHei" w:eastAsia="SimHei"/>
          <w:sz w:val="30"/>
          <w:szCs w:val="30"/>
        </w:rPr>
      </w:pPr>
      <w:r>
        <w:rPr>
          <w:rFonts w:ascii="SimHei" w:eastAsia="SimHei" w:hint="eastAsia"/>
          <w:sz w:val="30"/>
          <w:szCs w:val="30"/>
        </w:rPr>
        <w:lastRenderedPageBreak/>
        <w:t>综合论文训练记录表</w:t>
      </w:r>
    </w:p>
    <w:tbl>
      <w:tblPr>
        <w:tblStyle w:val="TableGrid"/>
        <w:tblW w:w="0" w:type="auto"/>
        <w:jc w:val="center"/>
        <w:tblLook w:val="01E0" w:firstRow="1" w:lastRow="1" w:firstColumn="1" w:lastColumn="1" w:noHBand="0" w:noVBand="0"/>
      </w:tblPr>
      <w:tblGrid>
        <w:gridCol w:w="1271"/>
        <w:gridCol w:w="1587"/>
        <w:gridCol w:w="881"/>
        <w:gridCol w:w="2630"/>
        <w:gridCol w:w="881"/>
        <w:gridCol w:w="1131"/>
      </w:tblGrid>
      <w:tr w:rsidR="002C5D9A" w:rsidRPr="003E2C78" w:rsidTr="002C5D9A">
        <w:trPr>
          <w:trHeight w:val="567"/>
          <w:jc w:val="center"/>
        </w:trPr>
        <w:tc>
          <w:tcPr>
            <w:tcW w:w="1271" w:type="dxa"/>
            <w:vAlign w:val="center"/>
          </w:tcPr>
          <w:p w:rsidR="002C5D9A" w:rsidRPr="003E2C78" w:rsidRDefault="002C5D9A" w:rsidP="002C5D9A">
            <w:pPr>
              <w:ind w:firstLine="0"/>
              <w:jc w:val="left"/>
              <w:rPr>
                <w:b/>
                <w:sz w:val="21"/>
              </w:rPr>
            </w:pPr>
            <w:r>
              <w:rPr>
                <w:rFonts w:hint="eastAsia"/>
                <w:b/>
                <w:sz w:val="21"/>
              </w:rPr>
              <w:t>学生姓名</w:t>
            </w:r>
          </w:p>
        </w:tc>
        <w:tc>
          <w:tcPr>
            <w:tcW w:w="1587" w:type="dxa"/>
            <w:vAlign w:val="center"/>
          </w:tcPr>
          <w:p w:rsidR="002C5D9A" w:rsidRPr="003E2C78" w:rsidRDefault="002C5D9A" w:rsidP="006E46E9">
            <w:pPr>
              <w:rPr>
                <w:sz w:val="21"/>
              </w:rPr>
            </w:pPr>
          </w:p>
        </w:tc>
        <w:tc>
          <w:tcPr>
            <w:tcW w:w="881" w:type="dxa"/>
            <w:vAlign w:val="center"/>
          </w:tcPr>
          <w:p w:rsidR="002C5D9A" w:rsidRPr="0022356E" w:rsidRDefault="002C5D9A" w:rsidP="002C5D9A">
            <w:pPr>
              <w:ind w:firstLine="0"/>
              <w:rPr>
                <w:b/>
                <w:sz w:val="21"/>
              </w:rPr>
            </w:pPr>
            <w:r w:rsidRPr="0022356E">
              <w:rPr>
                <w:rFonts w:hint="eastAsia"/>
                <w:b/>
                <w:sz w:val="21"/>
              </w:rPr>
              <w:t>学号</w:t>
            </w:r>
          </w:p>
        </w:tc>
        <w:tc>
          <w:tcPr>
            <w:tcW w:w="2630" w:type="dxa"/>
            <w:vAlign w:val="center"/>
          </w:tcPr>
          <w:p w:rsidR="002C5D9A" w:rsidRPr="003E2C78" w:rsidRDefault="002C5D9A" w:rsidP="006E46E9">
            <w:pPr>
              <w:rPr>
                <w:sz w:val="21"/>
              </w:rPr>
            </w:pPr>
          </w:p>
        </w:tc>
        <w:tc>
          <w:tcPr>
            <w:tcW w:w="881" w:type="dxa"/>
            <w:vAlign w:val="center"/>
          </w:tcPr>
          <w:p w:rsidR="002C5D9A" w:rsidRPr="0022356E" w:rsidRDefault="002C5D9A" w:rsidP="002C5D9A">
            <w:pPr>
              <w:ind w:firstLine="0"/>
              <w:rPr>
                <w:b/>
                <w:sz w:val="21"/>
              </w:rPr>
            </w:pPr>
            <w:r w:rsidRPr="0022356E">
              <w:rPr>
                <w:rFonts w:hint="eastAsia"/>
                <w:b/>
                <w:sz w:val="21"/>
              </w:rPr>
              <w:t>班级</w:t>
            </w:r>
          </w:p>
        </w:tc>
        <w:tc>
          <w:tcPr>
            <w:tcW w:w="1131" w:type="dxa"/>
            <w:vAlign w:val="center"/>
          </w:tcPr>
          <w:p w:rsidR="002C5D9A" w:rsidRPr="003E2C78" w:rsidRDefault="002C5D9A" w:rsidP="006E46E9">
            <w:pPr>
              <w:rPr>
                <w:sz w:val="21"/>
              </w:rPr>
            </w:pPr>
          </w:p>
        </w:tc>
      </w:tr>
      <w:tr w:rsidR="002C5D9A" w:rsidRPr="003E2C78" w:rsidTr="002C5D9A">
        <w:trPr>
          <w:trHeight w:val="567"/>
          <w:jc w:val="center"/>
        </w:trPr>
        <w:tc>
          <w:tcPr>
            <w:tcW w:w="1271" w:type="dxa"/>
            <w:vAlign w:val="center"/>
          </w:tcPr>
          <w:p w:rsidR="002C5D9A" w:rsidRPr="003E2C78" w:rsidRDefault="002C5D9A" w:rsidP="002C5D9A">
            <w:pPr>
              <w:ind w:firstLine="0"/>
              <w:rPr>
                <w:b/>
                <w:sz w:val="21"/>
              </w:rPr>
            </w:pPr>
            <w:r w:rsidRPr="003E2C78">
              <w:rPr>
                <w:rFonts w:hint="eastAsia"/>
                <w:b/>
                <w:sz w:val="21"/>
              </w:rPr>
              <w:t>论文题目</w:t>
            </w:r>
          </w:p>
        </w:tc>
        <w:tc>
          <w:tcPr>
            <w:tcW w:w="7110" w:type="dxa"/>
            <w:gridSpan w:val="5"/>
            <w:vAlign w:val="center"/>
          </w:tcPr>
          <w:p w:rsidR="002C5D9A" w:rsidRPr="003E2C78" w:rsidRDefault="002C5D9A" w:rsidP="006E46E9">
            <w:pPr>
              <w:rPr>
                <w:sz w:val="21"/>
              </w:rPr>
            </w:pPr>
          </w:p>
        </w:tc>
      </w:tr>
      <w:tr w:rsidR="002C5D9A" w:rsidRPr="003E2C78" w:rsidTr="002C5D9A">
        <w:trPr>
          <w:cantSplit/>
          <w:trHeight w:val="7053"/>
          <w:jc w:val="center"/>
        </w:trPr>
        <w:tc>
          <w:tcPr>
            <w:tcW w:w="1271" w:type="dxa"/>
            <w:textDirection w:val="tbRlV"/>
            <w:vAlign w:val="center"/>
          </w:tcPr>
          <w:p w:rsidR="002C5D9A" w:rsidRPr="003E2C78" w:rsidRDefault="002C5D9A" w:rsidP="006E46E9">
            <w:pPr>
              <w:ind w:left="113" w:right="113"/>
              <w:jc w:val="center"/>
              <w:rPr>
                <w:b/>
                <w:sz w:val="21"/>
              </w:rPr>
            </w:pPr>
            <w:r w:rsidRPr="003E2C78">
              <w:rPr>
                <w:rFonts w:hint="eastAsia"/>
                <w:b/>
                <w:sz w:val="21"/>
              </w:rPr>
              <w:t>主要内容以及进度安排</w:t>
            </w:r>
          </w:p>
        </w:tc>
        <w:tc>
          <w:tcPr>
            <w:tcW w:w="7110" w:type="dxa"/>
            <w:gridSpan w:val="5"/>
            <w:vAlign w:val="bottom"/>
          </w:tcPr>
          <w:p w:rsidR="002C5D9A" w:rsidRPr="003E2C78" w:rsidRDefault="002C5D9A" w:rsidP="006E46E9">
            <w:pPr>
              <w:wordWrap w:val="0"/>
              <w:spacing w:beforeLines="50" w:before="156" w:afterLines="50" w:after="156"/>
              <w:jc w:val="right"/>
              <w:rPr>
                <w:b/>
                <w:sz w:val="21"/>
                <w:u w:val="single"/>
              </w:rPr>
            </w:pPr>
            <w:r w:rsidRPr="003E2C78">
              <w:rPr>
                <w:rFonts w:hint="eastAsia"/>
                <w:b/>
                <w:sz w:val="21"/>
              </w:rPr>
              <w:t>指导教师签字：</w:t>
            </w:r>
            <w:r w:rsidRPr="003E2C78">
              <w:rPr>
                <w:rFonts w:hint="eastAsia"/>
                <w:b/>
                <w:sz w:val="21"/>
                <w:u w:val="single"/>
              </w:rPr>
              <w:t xml:space="preserve">            </w:t>
            </w:r>
          </w:p>
          <w:p w:rsidR="002C5D9A" w:rsidRPr="003E2C78" w:rsidRDefault="002C5D9A" w:rsidP="006E46E9">
            <w:pPr>
              <w:wordWrap w:val="0"/>
              <w:spacing w:beforeLines="50" w:before="156" w:afterLines="50" w:after="156"/>
              <w:jc w:val="right"/>
              <w:rPr>
                <w:b/>
                <w:sz w:val="21"/>
                <w:u w:val="single"/>
              </w:rPr>
            </w:pPr>
            <w:r w:rsidRPr="003E2C78">
              <w:rPr>
                <w:rFonts w:hint="eastAsia"/>
                <w:b/>
                <w:sz w:val="21"/>
              </w:rPr>
              <w:t>考核组组长签字：</w:t>
            </w:r>
            <w:r w:rsidRPr="003E2C78">
              <w:rPr>
                <w:rFonts w:hint="eastAsia"/>
                <w:b/>
                <w:sz w:val="21"/>
                <w:u w:val="single"/>
              </w:rPr>
              <w:t xml:space="preserve">            </w:t>
            </w:r>
          </w:p>
          <w:p w:rsidR="002C5D9A" w:rsidRPr="003E2C78" w:rsidRDefault="002C5D9A" w:rsidP="006E46E9">
            <w:pPr>
              <w:wordWrap w:val="0"/>
              <w:spacing w:beforeLines="50" w:before="156" w:afterLines="50" w:after="156"/>
              <w:jc w:val="right"/>
              <w:rPr>
                <w:b/>
                <w:sz w:val="21"/>
              </w:rPr>
            </w:pPr>
            <w:r w:rsidRPr="003E2C78">
              <w:rPr>
                <w:rFonts w:hint="eastAsia"/>
                <w:b/>
                <w:sz w:val="21"/>
              </w:rPr>
              <w:t>年</w:t>
            </w:r>
            <w:r w:rsidRPr="003E2C78">
              <w:rPr>
                <w:rFonts w:hint="eastAsia"/>
                <w:b/>
                <w:sz w:val="21"/>
              </w:rPr>
              <w:t xml:space="preserve">     </w:t>
            </w:r>
            <w:r w:rsidRPr="003E2C78">
              <w:rPr>
                <w:rFonts w:hint="eastAsia"/>
                <w:b/>
                <w:sz w:val="21"/>
              </w:rPr>
              <w:t>月</w:t>
            </w:r>
            <w:r w:rsidRPr="003E2C78">
              <w:rPr>
                <w:rFonts w:hint="eastAsia"/>
                <w:b/>
                <w:sz w:val="21"/>
              </w:rPr>
              <w:t xml:space="preserve">    </w:t>
            </w:r>
            <w:r w:rsidRPr="003E2C78">
              <w:rPr>
                <w:rFonts w:hint="eastAsia"/>
                <w:b/>
                <w:sz w:val="21"/>
              </w:rPr>
              <w:t>日</w:t>
            </w:r>
          </w:p>
        </w:tc>
      </w:tr>
      <w:tr w:rsidR="002C5D9A" w:rsidRPr="003E2C78" w:rsidTr="002C5D9A">
        <w:tblPrEx>
          <w:jc w:val="left"/>
        </w:tblPrEx>
        <w:trPr>
          <w:trHeight w:val="3577"/>
        </w:trPr>
        <w:tc>
          <w:tcPr>
            <w:tcW w:w="1271" w:type="dxa"/>
            <w:textDirection w:val="tbRlV"/>
            <w:vAlign w:val="center"/>
          </w:tcPr>
          <w:p w:rsidR="002C5D9A" w:rsidRPr="003E2C78" w:rsidRDefault="002C5D9A" w:rsidP="006E46E9">
            <w:pPr>
              <w:ind w:left="113" w:right="113"/>
              <w:jc w:val="center"/>
              <w:rPr>
                <w:b/>
                <w:sz w:val="21"/>
              </w:rPr>
            </w:pPr>
            <w:r w:rsidRPr="003E2C78">
              <w:rPr>
                <w:rFonts w:hint="eastAsia"/>
                <w:b/>
                <w:sz w:val="21"/>
              </w:rPr>
              <w:t>中期考核意见</w:t>
            </w:r>
          </w:p>
        </w:tc>
        <w:tc>
          <w:tcPr>
            <w:tcW w:w="7110" w:type="dxa"/>
            <w:gridSpan w:val="5"/>
            <w:vAlign w:val="bottom"/>
          </w:tcPr>
          <w:p w:rsidR="002C5D9A" w:rsidRPr="003E2C78" w:rsidRDefault="002C5D9A" w:rsidP="006E46E9">
            <w:pPr>
              <w:wordWrap w:val="0"/>
              <w:spacing w:beforeLines="50" w:before="156" w:afterLines="50" w:after="156"/>
              <w:jc w:val="right"/>
              <w:rPr>
                <w:b/>
                <w:sz w:val="21"/>
              </w:rPr>
            </w:pPr>
            <w:r w:rsidRPr="003E2C78">
              <w:rPr>
                <w:rFonts w:hint="eastAsia"/>
                <w:b/>
                <w:sz w:val="21"/>
              </w:rPr>
              <w:t>考核组组长签字：</w:t>
            </w:r>
            <w:r w:rsidRPr="003E2C78">
              <w:rPr>
                <w:rFonts w:hint="eastAsia"/>
                <w:b/>
                <w:sz w:val="21"/>
                <w:u w:val="single"/>
              </w:rPr>
              <w:t xml:space="preserve">            </w:t>
            </w:r>
          </w:p>
          <w:p w:rsidR="002C5D9A" w:rsidRPr="003E2C78" w:rsidRDefault="002C5D9A" w:rsidP="006E46E9">
            <w:pPr>
              <w:wordWrap w:val="0"/>
              <w:spacing w:beforeLines="50" w:before="156" w:afterLines="50" w:after="156"/>
              <w:jc w:val="right"/>
              <w:rPr>
                <w:b/>
                <w:sz w:val="21"/>
              </w:rPr>
            </w:pPr>
            <w:r w:rsidRPr="003E2C78">
              <w:rPr>
                <w:rFonts w:hint="eastAsia"/>
                <w:b/>
                <w:sz w:val="21"/>
              </w:rPr>
              <w:t>年</w:t>
            </w:r>
            <w:r w:rsidRPr="003E2C78">
              <w:rPr>
                <w:rFonts w:hint="eastAsia"/>
                <w:b/>
                <w:sz w:val="21"/>
              </w:rPr>
              <w:t xml:space="preserve">     </w:t>
            </w:r>
            <w:r w:rsidRPr="003E2C78">
              <w:rPr>
                <w:rFonts w:hint="eastAsia"/>
                <w:b/>
                <w:sz w:val="21"/>
              </w:rPr>
              <w:t>月</w:t>
            </w:r>
            <w:r w:rsidRPr="003E2C78">
              <w:rPr>
                <w:rFonts w:hint="eastAsia"/>
                <w:b/>
                <w:sz w:val="21"/>
              </w:rPr>
              <w:t xml:space="preserve">    </w:t>
            </w:r>
            <w:r w:rsidRPr="003E2C78">
              <w:rPr>
                <w:rFonts w:hint="eastAsia"/>
                <w:b/>
                <w:sz w:val="21"/>
              </w:rPr>
              <w:t>日</w:t>
            </w:r>
          </w:p>
        </w:tc>
      </w:tr>
      <w:tr w:rsidR="002C5D9A" w:rsidRPr="003E2C78" w:rsidTr="002C5D9A">
        <w:tblPrEx>
          <w:jc w:val="left"/>
        </w:tblPrEx>
        <w:trPr>
          <w:trHeight w:val="3532"/>
        </w:trPr>
        <w:tc>
          <w:tcPr>
            <w:tcW w:w="1271" w:type="dxa"/>
            <w:textDirection w:val="tbRlV"/>
            <w:vAlign w:val="center"/>
          </w:tcPr>
          <w:p w:rsidR="002C5D9A" w:rsidRPr="003E2C78" w:rsidRDefault="002C5D9A" w:rsidP="006E46E9">
            <w:pPr>
              <w:ind w:left="113" w:right="113"/>
              <w:jc w:val="center"/>
              <w:rPr>
                <w:b/>
                <w:sz w:val="21"/>
              </w:rPr>
            </w:pPr>
            <w:r w:rsidRPr="003E2C78">
              <w:rPr>
                <w:rFonts w:hint="eastAsia"/>
                <w:b/>
                <w:sz w:val="21"/>
              </w:rPr>
              <w:lastRenderedPageBreak/>
              <w:t>指导教师评语</w:t>
            </w:r>
          </w:p>
        </w:tc>
        <w:tc>
          <w:tcPr>
            <w:tcW w:w="7110" w:type="dxa"/>
            <w:gridSpan w:val="5"/>
            <w:vAlign w:val="bottom"/>
          </w:tcPr>
          <w:p w:rsidR="002C5D9A" w:rsidRPr="003E2C78" w:rsidRDefault="002C5D9A" w:rsidP="006E46E9">
            <w:pPr>
              <w:wordWrap w:val="0"/>
              <w:spacing w:beforeLines="50" w:before="156" w:afterLines="50" w:after="156"/>
              <w:jc w:val="right"/>
              <w:rPr>
                <w:b/>
                <w:sz w:val="21"/>
                <w:u w:val="single"/>
              </w:rPr>
            </w:pPr>
            <w:r w:rsidRPr="003E2C78">
              <w:rPr>
                <w:rFonts w:hint="eastAsia"/>
                <w:b/>
                <w:sz w:val="21"/>
              </w:rPr>
              <w:t>指导教师签字：</w:t>
            </w:r>
            <w:r w:rsidRPr="003E2C78">
              <w:rPr>
                <w:rFonts w:hint="eastAsia"/>
                <w:b/>
                <w:sz w:val="21"/>
                <w:u w:val="single"/>
              </w:rPr>
              <w:t xml:space="preserve">            </w:t>
            </w:r>
          </w:p>
          <w:p w:rsidR="002C5D9A" w:rsidRPr="003E2C78" w:rsidRDefault="002C5D9A" w:rsidP="006E46E9">
            <w:pPr>
              <w:wordWrap w:val="0"/>
              <w:spacing w:beforeLines="50" w:before="156" w:afterLines="50" w:after="156"/>
              <w:jc w:val="right"/>
              <w:rPr>
                <w:b/>
                <w:sz w:val="21"/>
              </w:rPr>
            </w:pPr>
            <w:r w:rsidRPr="003E2C78">
              <w:rPr>
                <w:rFonts w:hint="eastAsia"/>
                <w:b/>
                <w:sz w:val="21"/>
              </w:rPr>
              <w:t>年</w:t>
            </w:r>
            <w:r w:rsidRPr="003E2C78">
              <w:rPr>
                <w:rFonts w:hint="eastAsia"/>
                <w:b/>
                <w:sz w:val="21"/>
              </w:rPr>
              <w:t xml:space="preserve">     </w:t>
            </w:r>
            <w:r w:rsidRPr="003E2C78">
              <w:rPr>
                <w:rFonts w:hint="eastAsia"/>
                <w:b/>
                <w:sz w:val="21"/>
              </w:rPr>
              <w:t>月</w:t>
            </w:r>
            <w:r w:rsidRPr="003E2C78">
              <w:rPr>
                <w:rFonts w:hint="eastAsia"/>
                <w:b/>
                <w:sz w:val="21"/>
              </w:rPr>
              <w:t xml:space="preserve">    </w:t>
            </w:r>
            <w:r w:rsidRPr="003E2C78">
              <w:rPr>
                <w:rFonts w:hint="eastAsia"/>
                <w:b/>
                <w:sz w:val="21"/>
              </w:rPr>
              <w:t>日</w:t>
            </w:r>
          </w:p>
        </w:tc>
      </w:tr>
      <w:tr w:rsidR="002C5D9A" w:rsidRPr="003E2C78" w:rsidTr="002C5D9A">
        <w:tblPrEx>
          <w:jc w:val="left"/>
        </w:tblPrEx>
        <w:trPr>
          <w:trHeight w:val="3532"/>
        </w:trPr>
        <w:tc>
          <w:tcPr>
            <w:tcW w:w="1271" w:type="dxa"/>
            <w:textDirection w:val="tbRlV"/>
            <w:vAlign w:val="center"/>
          </w:tcPr>
          <w:p w:rsidR="002C5D9A" w:rsidRPr="003E2C78" w:rsidRDefault="002C5D9A" w:rsidP="006E46E9">
            <w:pPr>
              <w:ind w:left="113" w:right="113"/>
              <w:jc w:val="center"/>
              <w:rPr>
                <w:b/>
                <w:sz w:val="21"/>
              </w:rPr>
            </w:pPr>
            <w:r w:rsidRPr="003E2C78">
              <w:rPr>
                <w:rFonts w:hint="eastAsia"/>
                <w:b/>
                <w:sz w:val="21"/>
              </w:rPr>
              <w:t>评阅教师评语</w:t>
            </w:r>
          </w:p>
        </w:tc>
        <w:tc>
          <w:tcPr>
            <w:tcW w:w="7110" w:type="dxa"/>
            <w:gridSpan w:val="5"/>
            <w:vAlign w:val="bottom"/>
          </w:tcPr>
          <w:p w:rsidR="002C5D9A" w:rsidRPr="003E2C78" w:rsidRDefault="002C5D9A" w:rsidP="006E46E9">
            <w:pPr>
              <w:wordWrap w:val="0"/>
              <w:spacing w:beforeLines="50" w:before="156" w:afterLines="50" w:after="156"/>
              <w:jc w:val="right"/>
              <w:rPr>
                <w:b/>
                <w:sz w:val="21"/>
                <w:u w:val="single"/>
              </w:rPr>
            </w:pPr>
            <w:r w:rsidRPr="003E2C78">
              <w:rPr>
                <w:rFonts w:hint="eastAsia"/>
                <w:b/>
                <w:sz w:val="21"/>
              </w:rPr>
              <w:t>评阅教师签字：</w:t>
            </w:r>
            <w:r w:rsidRPr="003E2C78">
              <w:rPr>
                <w:rFonts w:hint="eastAsia"/>
                <w:b/>
                <w:sz w:val="21"/>
                <w:u w:val="single"/>
              </w:rPr>
              <w:t xml:space="preserve">            </w:t>
            </w:r>
          </w:p>
          <w:p w:rsidR="002C5D9A" w:rsidRPr="003E2C78" w:rsidRDefault="002C5D9A" w:rsidP="006E46E9">
            <w:pPr>
              <w:wordWrap w:val="0"/>
              <w:spacing w:beforeLines="50" w:before="156" w:afterLines="50" w:after="156"/>
              <w:jc w:val="right"/>
              <w:rPr>
                <w:sz w:val="21"/>
              </w:rPr>
            </w:pPr>
            <w:r w:rsidRPr="003E2C78">
              <w:rPr>
                <w:rFonts w:hint="eastAsia"/>
                <w:b/>
                <w:sz w:val="21"/>
              </w:rPr>
              <w:t>年</w:t>
            </w:r>
            <w:r w:rsidRPr="003E2C78">
              <w:rPr>
                <w:rFonts w:hint="eastAsia"/>
                <w:b/>
                <w:sz w:val="21"/>
              </w:rPr>
              <w:t xml:space="preserve">     </w:t>
            </w:r>
            <w:r w:rsidRPr="003E2C78">
              <w:rPr>
                <w:rFonts w:hint="eastAsia"/>
                <w:b/>
                <w:sz w:val="21"/>
              </w:rPr>
              <w:t>月</w:t>
            </w:r>
            <w:r w:rsidRPr="003E2C78">
              <w:rPr>
                <w:rFonts w:hint="eastAsia"/>
                <w:b/>
                <w:sz w:val="21"/>
              </w:rPr>
              <w:t xml:space="preserve">    </w:t>
            </w:r>
            <w:r w:rsidRPr="003E2C78">
              <w:rPr>
                <w:rFonts w:hint="eastAsia"/>
                <w:b/>
                <w:sz w:val="21"/>
              </w:rPr>
              <w:t>日</w:t>
            </w:r>
          </w:p>
        </w:tc>
      </w:tr>
      <w:tr w:rsidR="002C5D9A" w:rsidRPr="003E2C78" w:rsidTr="002C5D9A">
        <w:tblPrEx>
          <w:jc w:val="left"/>
        </w:tblPrEx>
        <w:trPr>
          <w:trHeight w:val="3532"/>
        </w:trPr>
        <w:tc>
          <w:tcPr>
            <w:tcW w:w="1271" w:type="dxa"/>
            <w:textDirection w:val="tbRlV"/>
            <w:vAlign w:val="center"/>
          </w:tcPr>
          <w:p w:rsidR="002C5D9A" w:rsidRPr="003E2C78" w:rsidRDefault="002C5D9A" w:rsidP="006E46E9">
            <w:pPr>
              <w:ind w:left="113" w:right="113"/>
              <w:jc w:val="center"/>
              <w:rPr>
                <w:b/>
                <w:sz w:val="21"/>
              </w:rPr>
            </w:pPr>
            <w:r w:rsidRPr="003E2C78">
              <w:rPr>
                <w:rFonts w:hint="eastAsia"/>
                <w:b/>
                <w:sz w:val="21"/>
              </w:rPr>
              <w:t>答辩小组评语</w:t>
            </w:r>
          </w:p>
        </w:tc>
        <w:tc>
          <w:tcPr>
            <w:tcW w:w="7110" w:type="dxa"/>
            <w:gridSpan w:val="5"/>
            <w:vAlign w:val="bottom"/>
          </w:tcPr>
          <w:p w:rsidR="002C5D9A" w:rsidRPr="003E2C78" w:rsidRDefault="002C5D9A" w:rsidP="006E46E9">
            <w:pPr>
              <w:wordWrap w:val="0"/>
              <w:spacing w:beforeLines="50" w:before="156" w:afterLines="50" w:after="156"/>
              <w:jc w:val="right"/>
              <w:rPr>
                <w:b/>
                <w:sz w:val="21"/>
                <w:u w:val="single"/>
              </w:rPr>
            </w:pPr>
            <w:r w:rsidRPr="003E2C78">
              <w:rPr>
                <w:rFonts w:hint="eastAsia"/>
                <w:b/>
                <w:sz w:val="21"/>
              </w:rPr>
              <w:t>答辩小组组长签字：</w:t>
            </w:r>
            <w:r w:rsidRPr="003E2C78">
              <w:rPr>
                <w:rFonts w:hint="eastAsia"/>
                <w:b/>
                <w:sz w:val="21"/>
                <w:u w:val="single"/>
              </w:rPr>
              <w:t xml:space="preserve">            </w:t>
            </w:r>
          </w:p>
          <w:p w:rsidR="002C5D9A" w:rsidRPr="003E2C78" w:rsidRDefault="002C5D9A" w:rsidP="006E46E9">
            <w:pPr>
              <w:wordWrap w:val="0"/>
              <w:spacing w:beforeLines="50" w:before="156" w:afterLines="50" w:after="156"/>
              <w:jc w:val="right"/>
              <w:rPr>
                <w:sz w:val="21"/>
              </w:rPr>
            </w:pPr>
            <w:r w:rsidRPr="003E2C78">
              <w:rPr>
                <w:rFonts w:hint="eastAsia"/>
                <w:b/>
                <w:sz w:val="21"/>
              </w:rPr>
              <w:t>年</w:t>
            </w:r>
            <w:r w:rsidRPr="003E2C78">
              <w:rPr>
                <w:rFonts w:hint="eastAsia"/>
                <w:b/>
                <w:sz w:val="21"/>
              </w:rPr>
              <w:t xml:space="preserve">     </w:t>
            </w:r>
            <w:r w:rsidRPr="003E2C78">
              <w:rPr>
                <w:rFonts w:hint="eastAsia"/>
                <w:b/>
                <w:sz w:val="21"/>
              </w:rPr>
              <w:t>月</w:t>
            </w:r>
            <w:r w:rsidRPr="003E2C78">
              <w:rPr>
                <w:rFonts w:hint="eastAsia"/>
                <w:b/>
                <w:sz w:val="21"/>
              </w:rPr>
              <w:t xml:space="preserve">    </w:t>
            </w:r>
            <w:r w:rsidRPr="003E2C78">
              <w:rPr>
                <w:rFonts w:hint="eastAsia"/>
                <w:b/>
                <w:sz w:val="21"/>
              </w:rPr>
              <w:t>日</w:t>
            </w:r>
          </w:p>
        </w:tc>
      </w:tr>
    </w:tbl>
    <w:p w:rsidR="002C5D9A" w:rsidRPr="003E2C78" w:rsidRDefault="002C5D9A" w:rsidP="002C5D9A">
      <w:pPr>
        <w:wordWrap w:val="0"/>
        <w:spacing w:beforeLines="100" w:before="312" w:afterLines="50" w:after="156"/>
        <w:jc w:val="right"/>
        <w:rPr>
          <w:b/>
          <w:sz w:val="21"/>
        </w:rPr>
      </w:pPr>
      <w:r w:rsidRPr="003E2C78">
        <w:rPr>
          <w:rFonts w:hint="eastAsia"/>
          <w:b/>
          <w:sz w:val="21"/>
        </w:rPr>
        <w:t>总成绩：</w:t>
      </w:r>
      <w:r w:rsidRPr="003E2C78">
        <w:rPr>
          <w:rFonts w:hint="eastAsia"/>
          <w:b/>
          <w:sz w:val="21"/>
          <w:u w:val="single"/>
        </w:rPr>
        <w:t xml:space="preserve">            </w:t>
      </w:r>
    </w:p>
    <w:p w:rsidR="002C5D9A" w:rsidRPr="003E2C78" w:rsidRDefault="002C5D9A" w:rsidP="002C5D9A">
      <w:pPr>
        <w:wordWrap w:val="0"/>
        <w:spacing w:beforeLines="50" w:before="156" w:afterLines="50" w:after="156"/>
        <w:jc w:val="right"/>
        <w:rPr>
          <w:b/>
          <w:sz w:val="21"/>
        </w:rPr>
      </w:pPr>
      <w:r w:rsidRPr="003E2C78">
        <w:rPr>
          <w:rFonts w:hint="eastAsia"/>
          <w:b/>
          <w:sz w:val="21"/>
        </w:rPr>
        <w:t>教学负责人签字：</w:t>
      </w:r>
      <w:r w:rsidRPr="003E2C78">
        <w:rPr>
          <w:rFonts w:hint="eastAsia"/>
          <w:b/>
          <w:sz w:val="21"/>
          <w:u w:val="single"/>
        </w:rPr>
        <w:t xml:space="preserve">            </w:t>
      </w:r>
    </w:p>
    <w:p w:rsidR="002C5D9A" w:rsidRPr="003A44C2" w:rsidRDefault="002C5D9A">
      <w:pPr>
        <w:autoSpaceDE w:val="0"/>
        <w:autoSpaceDN w:val="0"/>
        <w:adjustRightInd w:val="0"/>
        <w:spacing w:line="240" w:lineRule="auto"/>
        <w:ind w:firstLine="0"/>
        <w:jc w:val="right"/>
        <w:pPrChange w:id="2003" w:author="耿正霖" w:date="2016-05-27T00:27:00Z">
          <w:pPr>
            <w:wordWrap w:val="0"/>
            <w:spacing w:beforeLines="100" w:before="312" w:afterLines="100" w:after="312"/>
            <w:ind w:right="631"/>
            <w:jc w:val="right"/>
          </w:pPr>
        </w:pPrChange>
      </w:pPr>
      <w:r w:rsidRPr="003E2C78">
        <w:rPr>
          <w:rFonts w:hint="eastAsia"/>
          <w:b/>
          <w:sz w:val="21"/>
        </w:rPr>
        <w:t>年</w:t>
      </w:r>
      <w:r w:rsidRPr="003E2C78">
        <w:rPr>
          <w:rFonts w:hint="eastAsia"/>
          <w:b/>
          <w:sz w:val="21"/>
        </w:rPr>
        <w:t xml:space="preserve">     </w:t>
      </w:r>
      <w:r w:rsidRPr="003E2C78">
        <w:rPr>
          <w:rFonts w:hint="eastAsia"/>
          <w:b/>
          <w:sz w:val="21"/>
        </w:rPr>
        <w:t>月</w:t>
      </w:r>
      <w:r w:rsidRPr="003E2C78">
        <w:rPr>
          <w:rFonts w:hint="eastAsia"/>
          <w:b/>
          <w:sz w:val="21"/>
        </w:rPr>
        <w:t xml:space="preserve">    </w:t>
      </w:r>
      <w:r w:rsidRPr="003E2C78">
        <w:rPr>
          <w:rFonts w:hint="eastAsia"/>
          <w:b/>
          <w:sz w:val="21"/>
        </w:rPr>
        <w:t>日</w:t>
      </w:r>
    </w:p>
    <w:sectPr w:rsidR="002C5D9A" w:rsidRPr="003A44C2" w:rsidSect="00793311">
      <w:footerReference w:type="default" r:id="rId25"/>
      <w:pgSz w:w="11906" w:h="16838"/>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714" w:rsidRDefault="00804714" w:rsidP="00793311">
      <w:pPr>
        <w:spacing w:line="240" w:lineRule="auto"/>
      </w:pPr>
      <w:r>
        <w:separator/>
      </w:r>
    </w:p>
  </w:endnote>
  <w:endnote w:type="continuationSeparator" w:id="0">
    <w:p w:rsidR="00804714" w:rsidRDefault="00804714" w:rsidP="00793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仿宋">
    <w:altName w:val="Arial Unicode MS"/>
    <w:charset w:val="86"/>
    <w:family w:val="modern"/>
    <w:pitch w:val="fixed"/>
    <w:sig w:usb0="00000000"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621342"/>
      <w:docPartObj>
        <w:docPartGallery w:val="Page Numbers (Bottom of Page)"/>
        <w:docPartUnique/>
      </w:docPartObj>
    </w:sdtPr>
    <w:sdtEndPr>
      <w:rPr>
        <w:noProof/>
      </w:rPr>
    </w:sdtEndPr>
    <w:sdtContent>
      <w:p w:rsidR="0046526A" w:rsidRDefault="0046526A">
        <w:pPr>
          <w:pStyle w:val="Footer"/>
          <w:ind w:left="960" w:hanging="480"/>
          <w:jc w:val="center"/>
        </w:pPr>
        <w:r>
          <w:fldChar w:fldCharType="begin"/>
        </w:r>
        <w:r>
          <w:instrText xml:space="preserve"> PAGE   \* MERGEFORMAT </w:instrText>
        </w:r>
        <w:r>
          <w:fldChar w:fldCharType="separate"/>
        </w:r>
        <w:r w:rsidR="00270778">
          <w:rPr>
            <w:noProof/>
          </w:rPr>
          <w:t>II</w:t>
        </w:r>
        <w:r>
          <w:rPr>
            <w:noProof/>
          </w:rPr>
          <w:fldChar w:fldCharType="end"/>
        </w:r>
      </w:p>
    </w:sdtContent>
  </w:sdt>
  <w:p w:rsidR="0046526A" w:rsidRDefault="004652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26A" w:rsidRDefault="0046526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9774078"/>
      <w:docPartObj>
        <w:docPartGallery w:val="Page Numbers (Bottom of Page)"/>
        <w:docPartUnique/>
      </w:docPartObj>
    </w:sdtPr>
    <w:sdtEndPr>
      <w:rPr>
        <w:noProof/>
      </w:rPr>
    </w:sdtEndPr>
    <w:sdtContent>
      <w:p w:rsidR="0046526A" w:rsidRDefault="0046526A">
        <w:pPr>
          <w:pStyle w:val="Footer"/>
          <w:ind w:left="960" w:hanging="480"/>
          <w:jc w:val="center"/>
        </w:pPr>
        <w:r>
          <w:fldChar w:fldCharType="begin"/>
        </w:r>
        <w:r>
          <w:instrText xml:space="preserve"> PAGE   \* MERGEFORMAT </w:instrText>
        </w:r>
        <w:r>
          <w:fldChar w:fldCharType="separate"/>
        </w:r>
        <w:r w:rsidR="00270778">
          <w:rPr>
            <w:noProof/>
          </w:rPr>
          <w:t>15</w:t>
        </w:r>
        <w:r>
          <w:rPr>
            <w:noProof/>
          </w:rPr>
          <w:fldChar w:fldCharType="end"/>
        </w:r>
      </w:p>
    </w:sdtContent>
  </w:sdt>
  <w:p w:rsidR="0046526A" w:rsidRDefault="0046526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26A" w:rsidRDefault="00465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714" w:rsidRDefault="00804714" w:rsidP="00793311">
      <w:pPr>
        <w:spacing w:line="240" w:lineRule="auto"/>
      </w:pPr>
      <w:r>
        <w:separator/>
      </w:r>
    </w:p>
  </w:footnote>
  <w:footnote w:type="continuationSeparator" w:id="0">
    <w:p w:rsidR="00804714" w:rsidRDefault="00804714" w:rsidP="0079331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B17CF"/>
    <w:multiLevelType w:val="multilevel"/>
    <w:tmpl w:val="9CBE8CFC"/>
    <w:lvl w:ilvl="0">
      <w:start w:val="1"/>
      <w:numFmt w:val="decimal"/>
      <w:lvlText w:val="第%1章"/>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12A029CA"/>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9463EA8"/>
    <w:multiLevelType w:val="multilevel"/>
    <w:tmpl w:val="35A09F3A"/>
    <w:lvl w:ilvl="0">
      <w:start w:val="1"/>
      <w:numFmt w:val="ideographDigital"/>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3827930"/>
    <w:multiLevelType w:val="hybridMultilevel"/>
    <w:tmpl w:val="0066A5BE"/>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35704AD7"/>
    <w:multiLevelType w:val="hybridMultilevel"/>
    <w:tmpl w:val="CC2641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786B51"/>
    <w:multiLevelType w:val="multilevel"/>
    <w:tmpl w:val="9CBE8CFC"/>
    <w:lvl w:ilvl="0">
      <w:start w:val="1"/>
      <w:numFmt w:val="decimal"/>
      <w:lvlText w:val="第%1章"/>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6" w15:restartNumberingAfterBreak="0">
    <w:nsid w:val="3D9112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9225968"/>
    <w:multiLevelType w:val="hybridMultilevel"/>
    <w:tmpl w:val="601455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BD573FD"/>
    <w:multiLevelType w:val="hybridMultilevel"/>
    <w:tmpl w:val="2098C59A"/>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6315B54"/>
    <w:multiLevelType w:val="multilevel"/>
    <w:tmpl w:val="2506D158"/>
    <w:lvl w:ilvl="0">
      <w:start w:val="1"/>
      <w:numFmt w:val="decimal"/>
      <w:pStyle w:val="Heading1"/>
      <w:lvlText w:val="第%1章"/>
      <w:lvlJc w:val="left"/>
      <w:pPr>
        <w:ind w:left="0" w:firstLine="0"/>
      </w:pPr>
      <w:rPr>
        <w:rFonts w:hint="eastAsia"/>
      </w:rPr>
    </w:lvl>
    <w:lvl w:ilvl="1">
      <w:start w:val="1"/>
      <w:numFmt w:val="decimal"/>
      <w:pStyle w:val="Heading2"/>
      <w:lvlText w:val="%1.%2"/>
      <w:lvlJc w:val="left"/>
      <w:pPr>
        <w:ind w:left="0" w:firstLine="0"/>
      </w:pPr>
      <w:rPr>
        <w:rFonts w:hint="eastAsia"/>
      </w:rPr>
    </w:lvl>
    <w:lvl w:ilvl="2">
      <w:start w:val="1"/>
      <w:numFmt w:val="decimal"/>
      <w:pStyle w:val="Heading3"/>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0" w15:restartNumberingAfterBreak="0">
    <w:nsid w:val="59B82864"/>
    <w:multiLevelType w:val="hybridMultilevel"/>
    <w:tmpl w:val="632C2244"/>
    <w:lvl w:ilvl="0" w:tplc="4B7C284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1D086D"/>
    <w:multiLevelType w:val="hybridMultilevel"/>
    <w:tmpl w:val="4D6227D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7F7882"/>
    <w:multiLevelType w:val="hybridMultilevel"/>
    <w:tmpl w:val="3056E27A"/>
    <w:lvl w:ilvl="0" w:tplc="66A2C94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830B4F"/>
    <w:multiLevelType w:val="hybridMultilevel"/>
    <w:tmpl w:val="088889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AD65A2F"/>
    <w:multiLevelType w:val="multilevel"/>
    <w:tmpl w:val="35A09F3A"/>
    <w:lvl w:ilvl="0">
      <w:start w:val="1"/>
      <w:numFmt w:val="ideographDigital"/>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5E652BB"/>
    <w:multiLevelType w:val="hybridMultilevel"/>
    <w:tmpl w:val="D23A917A"/>
    <w:lvl w:ilvl="0" w:tplc="5742DDEC">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B050AF"/>
    <w:multiLevelType w:val="hybridMultilevel"/>
    <w:tmpl w:val="EEE0A54A"/>
    <w:lvl w:ilvl="0" w:tplc="E8C427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6"/>
  </w:num>
  <w:num w:numId="3">
    <w:abstractNumId w:val="0"/>
  </w:num>
  <w:num w:numId="4">
    <w:abstractNumId w:val="2"/>
  </w:num>
  <w:num w:numId="5">
    <w:abstractNumId w:val="14"/>
  </w:num>
  <w:num w:numId="6">
    <w:abstractNumId w:val="1"/>
  </w:num>
  <w:num w:numId="7">
    <w:abstractNumId w:val="11"/>
  </w:num>
  <w:num w:numId="8">
    <w:abstractNumId w:val="5"/>
  </w:num>
  <w:num w:numId="9">
    <w:abstractNumId w:val="15"/>
  </w:num>
  <w:num w:numId="10">
    <w:abstractNumId w:val="10"/>
  </w:num>
  <w:num w:numId="11">
    <w:abstractNumId w:val="13"/>
  </w:num>
  <w:num w:numId="12">
    <w:abstractNumId w:val="4"/>
  </w:num>
  <w:num w:numId="13">
    <w:abstractNumId w:val="6"/>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3"/>
  </w:num>
  <w:num w:numId="17">
    <w:abstractNumId w:val="7"/>
  </w:num>
  <w:num w:numId="18">
    <w:abstractNumId w:val="8"/>
  </w:num>
  <w:num w:numId="19">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ngxin Zhong (MSR Student-Person Consulting)">
    <w15:presenceInfo w15:providerId="AD" w15:userId="S-1-5-21-2146773085-903363285-719344707-2080403"/>
  </w15:person>
  <w15:person w15:author="耿正霖">
    <w15:presenceInfo w15:providerId="Windows Live" w15:userId="55e12da5d5e496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70A9FEE-82F5-461A-B772-DEBF697600AF}" w:val=" ADDIN NE.Ref.{070A9FEE-82F5-461A-B772-DEBF697600AF}&lt;Citation&gt;&lt;Group&gt;&lt;References&gt;&lt;Item&gt;&lt;ID&gt;391&lt;/ID&gt;&lt;UID&gt;{88EDB734-6812-47F7-8442-4BE8DD5FFB09}&lt;/UID&gt;&lt;Title&gt;Light field rendering&lt;/Title&gt;&lt;Template&gt;Conference Proceedings&lt;/Template&gt;&lt;Star&gt;0&lt;/Star&gt;&lt;Tag&gt;0&lt;/Tag&gt;&lt;Author&gt;Levoy, Marc; Hanrahan, Pat&lt;/Author&gt;&lt;Year&gt;1996&lt;/Year&gt;&lt;Details&gt;&lt;_isbn&gt;0897917464&lt;/_isbn&gt;&lt;_pages&gt;31-42&lt;/_pages&gt;&lt;_publisher&gt;ACM&lt;/_publisher&gt;&lt;_secondary_title&gt;Proceedings of the 23rd annual conference on Computer graphics and interactive techniques&lt;/_secondary_title&gt;&lt;_created&gt;61221595&lt;/_created&gt;&lt;_modified&gt;61221612&lt;/_modified&gt;&lt;/Details&gt;&lt;Extra&gt;&lt;DBUID&gt;{F96A950B-833F-4880-A151-76DA2D6A2879}&lt;/DBUID&gt;&lt;/Extra&gt;&lt;/Item&gt;&lt;/References&gt;&lt;/Group&gt;&lt;/Citation&gt;_x000a_"/>
    <w:docVar w:name="NE.Ref{1AB8AD0D-0501-4183-80B3-A540C2511891}" w:val=" ADDIN NE.Ref.{1AB8AD0D-0501-4183-80B3-A540C2511891}&lt;Citation&gt;&lt;Group&gt;&lt;References&gt;&lt;Item&gt;&lt;ID&gt;398&lt;/ID&gt;&lt;UID&gt;{466DEACF-4E02-42EB-B85E-B5EDF648EF1E}&lt;/UID&gt;&lt;Title&gt;Unstructured light fields&lt;/Title&gt;&lt;Template&gt;Conference Proceedings&lt;/Template&gt;&lt;Star&gt;0&lt;/Star&gt;&lt;Tag&gt;0&lt;/Tag&gt;&lt;Author&gt;Davis, Abe; Levoy, Marc; Durand, Fredo&lt;/Author&gt;&lt;Year&gt;2012&lt;/Year&gt;&lt;Details&gt;&lt;_isbn&gt;1467-8659&lt;/_isbn&gt;&lt;_pages&gt;305-314&lt;/_pages&gt;&lt;_publisher&gt;Wiley Online Library&lt;/_publisher&gt;&lt;_secondary_title&gt;Computer Graphics Forum&lt;/_secondary_title&gt;&lt;_volume&gt;31&lt;/_volume&gt;&lt;_created&gt;61221600&lt;/_created&gt;&lt;_modified&gt;61221616&lt;/_modified&gt;&lt;/Details&gt;&lt;Extra&gt;&lt;DBUID&gt;{F96A950B-833F-4880-A151-76DA2D6A2879}&lt;/DBUID&gt;&lt;/Extra&gt;&lt;/Item&gt;&lt;/References&gt;&lt;/Group&gt;&lt;/Citation&gt;_x000a_"/>
    <w:docVar w:name="NE.Ref{23D7C0F7-427C-41D8-B656-7B632D36638B}" w:val=" ADDIN NE.Ref.{23D7C0F7-427C-41D8-B656-7B632D36638B}&lt;Citation&gt;&lt;Group&gt;&lt;References&gt;&lt;Item&gt;&lt;ID&gt;394&lt;/ID&gt;&lt;UID&gt;{8AAD90B1-C64A-4E52-9288-E427A98BD4FD}&lt;/UID&gt;&lt;Title&gt;A virtual reality system using the concentric mosaic: construction, rendering, and data compression&lt;/Title&gt;&lt;Template&gt;Journal Article&lt;/Template&gt;&lt;Star&gt;0&lt;/Star&gt;&lt;Tag&gt;0&lt;/Tag&gt;&lt;Author&gt;Shum, Heung-Yeung; Ng, King-To; Chan, Shing-Chow&lt;/Author&gt;&lt;Year&gt;2005&lt;/Year&gt;&lt;Details&gt;&lt;_isbn&gt;1520-9210&lt;/_isbn&gt;&lt;_issue&gt;1&lt;/_issue&gt;&lt;_journal&gt;Multimedia, IEEE Transactions on&lt;/_journal&gt;&lt;_pages&gt;85-95&lt;/_pages&gt;&lt;_volume&gt;7&lt;/_volume&gt;&lt;_created&gt;61221599&lt;/_created&gt;&lt;_modified&gt;61221607&lt;/_modified&gt;&lt;_impact_factor&gt;   2.303&lt;/_impact_factor&gt;&lt;/Details&gt;&lt;Extra&gt;&lt;DBUID&gt;{F96A950B-833F-4880-A151-76DA2D6A2879}&lt;/DBUID&gt;&lt;/Extra&gt;&lt;/Item&gt;&lt;/References&gt;&lt;/Group&gt;&lt;/Citation&gt;_x000a_"/>
    <w:docVar w:name="NE.Ref{349E2999-BD5A-4A74-8CD1-CB39A2308903}" w:val=" ADDIN NE.Ref.{349E2999-BD5A-4A74-8CD1-CB39A2308903}&lt;Citation&gt;&lt;Group&gt;&lt;References&gt;&lt;Item&gt;&lt;ID&gt;398&lt;/ID&gt;&lt;UID&gt;{466DEACF-4E02-42EB-B85E-B5EDF648EF1E}&lt;/UID&gt;&lt;Title&gt;Unstructured light fields&lt;/Title&gt;&lt;Template&gt;Conference Proceedings&lt;/Template&gt;&lt;Star&gt;0&lt;/Star&gt;&lt;Tag&gt;0&lt;/Tag&gt;&lt;Author&gt;Davis, Abe; Levoy, Marc; Durand, Fredo&lt;/Author&gt;&lt;Year&gt;2012&lt;/Year&gt;&lt;Details&gt;&lt;_isbn&gt;1467-8659&lt;/_isbn&gt;&lt;_pages&gt;305-314&lt;/_pages&gt;&lt;_publisher&gt;Wiley Online Library&lt;/_publisher&gt;&lt;_secondary_title&gt;Computer Graphics Forum&lt;/_secondary_title&gt;&lt;_volume&gt;31&lt;/_volume&gt;&lt;_created&gt;61221600&lt;/_created&gt;&lt;_modified&gt;61221616&lt;/_modified&gt;&lt;/Details&gt;&lt;Extra&gt;&lt;DBUID&gt;{F96A950B-833F-4880-A151-76DA2D6A2879}&lt;/DBUID&gt;&lt;/Extra&gt;&lt;/Item&gt;&lt;/References&gt;&lt;/Group&gt;&lt;/Citation&gt;_x000a_"/>
    <w:docVar w:name="NE.Ref{3EDEE224-E8C3-44C3-8B66-2A0C3AC37699}" w:val=" ADDIN NE.Ref.{3EDEE224-E8C3-44C3-8B66-2A0C3AC37699}&lt;Citation&gt;&lt;Group&gt;&lt;References&gt;&lt;Item&gt;&lt;ID&gt;397&lt;/ID&gt;&lt;UID&gt;{FA2CFADE-D18F-4D4B-9EFC-FCBF716A7D9A}&lt;/UID&gt;&lt;Title&gt;Unstructured lumigraph rendering&lt;/Title&gt;&lt;Template&gt;Conference Proceedings&lt;/Template&gt;&lt;Star&gt;0&lt;/Star&gt;&lt;Tag&gt;0&lt;/Tag&gt;&lt;Author&gt;Buehler, Chris; Bosse, Michael; McMillan, Leonard; Gortler, Steven; Cohen, Michael&lt;/Author&gt;&lt;Year&gt;2001&lt;/Year&gt;&lt;Details&gt;&lt;_isbn&gt;158113374X&lt;/_isbn&gt;&lt;_pages&gt;425-432&lt;/_pages&gt;&lt;_publisher&gt;ACM&lt;/_publisher&gt;&lt;_secondary_title&gt;Proceedings of the 28th annual conference on Computer graphics and interactive techniques&lt;/_secondary_title&gt;&lt;_created&gt;61221600&lt;/_created&gt;&lt;_modified&gt;61221616&lt;/_modified&gt;&lt;/Details&gt;&lt;Extra&gt;&lt;DBUID&gt;{F96A950B-833F-4880-A151-76DA2D6A2879}&lt;/DBUID&gt;&lt;/Extra&gt;&lt;/Item&gt;&lt;/References&gt;&lt;/Group&gt;&lt;/Citation&gt;_x000a_"/>
    <w:docVar w:name="NE.Ref{465142E0-7B4E-4CBD-82F9-983F00BB3644}" w:val=" ADDIN NE.Ref.{465142E0-7B4E-4CBD-82F9-983F00BB3644}&lt;Citation&gt;&lt;Group&gt;&lt;References&gt;&lt;Item&gt;&lt;ID&gt;391&lt;/ID&gt;&lt;UID&gt;{88EDB734-6812-47F7-8442-4BE8DD5FFB09}&lt;/UID&gt;&lt;Title&gt;Light field rendering&lt;/Title&gt;&lt;Template&gt;Conference Proceedings&lt;/Template&gt;&lt;Star&gt;0&lt;/Star&gt;&lt;Tag&gt;0&lt;/Tag&gt;&lt;Author&gt;Levoy, Marc; Hanrahan, Pat&lt;/Author&gt;&lt;Year&gt;1996&lt;/Year&gt;&lt;Details&gt;&lt;_isbn&gt;0897917464&lt;/_isbn&gt;&lt;_pages&gt;31-42&lt;/_pages&gt;&lt;_publisher&gt;ACM&lt;/_publisher&gt;&lt;_secondary_title&gt;Proceedings of the 23rd annual conference on Computer graphics and interactive techniques&lt;/_secondary_title&gt;&lt;_created&gt;61221595&lt;/_created&gt;&lt;_modified&gt;61221612&lt;/_modified&gt;&lt;/Details&gt;&lt;Extra&gt;&lt;DBUID&gt;{F96A950B-833F-4880-A151-76DA2D6A2879}&lt;/DBUID&gt;&lt;/Extra&gt;&lt;/Item&gt;&lt;/References&gt;&lt;/Group&gt;&lt;/Citation&gt;_x000a_"/>
    <w:docVar w:name="NE.Ref{492F1F27-20FD-4147-8189-E6B729BF27D8}" w:val=" ADDIN NE.Ref.{492F1F27-20FD-4147-8189-E6B729BF27D8}&lt;Citation&gt;&lt;Group&gt;&lt;References&gt;&lt;Item&gt;&lt;ID&gt;396&lt;/ID&gt;&lt;UID&gt;{214EA4A8-DA7A-4ECC-86EE-2AD1F8697D4B}&lt;/UID&gt;&lt;Title&gt;Light field photography with a hand-held plenoptic camera&lt;/Title&gt;&lt;Template&gt;Journal Article&lt;/Template&gt;&lt;Star&gt;0&lt;/Star&gt;&lt;Tag&gt;0&lt;/Tag&gt;&lt;Author&gt;Ng, Ren; Levoy, Marc; Brédif, Mathieu; Duval, Gene; Horowitz, Mark; Hanrahan, Pat&lt;/Author&gt;&lt;Year&gt;2005&lt;/Year&gt;&lt;Details&gt;&lt;_issue&gt;11&lt;/_issue&gt;&lt;_journal&gt;Computer Science Technical Report CSTR&lt;/_journal&gt;&lt;_pages&gt;1-11&lt;/_pages&gt;&lt;_volume&gt;2&lt;/_volume&gt;&lt;_created&gt;61221599&lt;/_created&gt;&lt;_modified&gt;61221615&lt;/_modified&gt;&lt;/Details&gt;&lt;Extra&gt;&lt;DBUID&gt;{F96A950B-833F-4880-A151-76DA2D6A2879}&lt;/DBUID&gt;&lt;/Extra&gt;&lt;/Item&gt;&lt;/References&gt;&lt;/Group&gt;&lt;/Citation&gt;_x000a_"/>
    <w:docVar w:name="NE.Ref{6D094D87-A2BD-4FFE-B2E3-070DEB8FA75C}" w:val=" ADDIN NE.Ref.{6D094D87-A2BD-4FFE-B2E3-070DEB8FA75C}&lt;Citation&gt;&lt;Group&gt;&lt;References&gt;&lt;Item&gt;&lt;ID&gt;392&lt;/ID&gt;&lt;UID&gt;{8D71A2D6-BB09-4875-9AE2-D54E87BCAADE}&lt;/UID&gt;&lt;Title&gt;Light fields and computational imaging&lt;/Title&gt;&lt;Template&gt;Journal Article&lt;/Template&gt;&lt;Star&gt;0&lt;/Star&gt;&lt;Tag&gt;0&lt;/Tag&gt;&lt;Author&gt;Levoy, Marc&lt;/Author&gt;&lt;Year&gt;2006&lt;/Year&gt;&lt;Details&gt;&lt;_isbn&gt;0018-9162&lt;/_isbn&gt;&lt;_issue&gt;8&lt;/_issue&gt;&lt;_journal&gt;Computer&lt;/_journal&gt;&lt;_pages&gt;46-55&lt;/_pages&gt;&lt;_created&gt;61221597&lt;/_created&gt;&lt;_modified&gt;61221613&lt;/_modified&gt;&lt;_impact_factor&gt;   1.443&lt;/_impact_factor&gt;&lt;_collection_scope&gt;EI;SCI;SCIE;&lt;/_collection_scope&gt;&lt;/Details&gt;&lt;Extra&gt;&lt;DBUID&gt;{F96A950B-833F-4880-A151-76DA2D6A2879}&lt;/DBUID&gt;&lt;/Extra&gt;&lt;/Item&gt;&lt;/References&gt;&lt;/Group&gt;&lt;/Citation&gt;_x000a_"/>
    <w:docVar w:name="NE.Ref{6E6CEA11-62BA-4B73-94E4-C4D235AB05B7}" w:val=" ADDIN NE.Ref.{6E6CEA11-62BA-4B73-94E4-C4D235AB05B7}&lt;Citation&gt;&lt;Group&gt;&lt;References&gt;&lt;Item&gt;&lt;ID&gt;393&lt;/ID&gt;&lt;UID&gt;{30581B51-8130-40EA-8001-FC446FE8A180}&lt;/UID&gt;&lt;Title&gt;Quicktime VR: An image-based approach to virtual environment navigation&lt;/Title&gt;&lt;Template&gt;Conference Proceedings&lt;/Template&gt;&lt;Star&gt;0&lt;/Star&gt;&lt;Tag&gt;0&lt;/Tag&gt;&lt;Author&gt;Chen, Shenchang Eric&lt;/Author&gt;&lt;Year&gt;1995&lt;/Year&gt;&lt;Details&gt;&lt;_isbn&gt;0897917014&lt;/_isbn&gt;&lt;_pages&gt;29-38&lt;/_pages&gt;&lt;_publisher&gt;ACM&lt;/_publisher&gt;&lt;_secondary_title&gt;Proceedings of the 22nd annual conference on Computer graphics and interactive techniques&lt;/_secondary_title&gt;&lt;_created&gt;61221598&lt;/_created&gt;&lt;_modified&gt;61221614&lt;/_modified&gt;&lt;/Details&gt;&lt;Extra&gt;&lt;DBUID&gt;{F96A950B-833F-4880-A151-76DA2D6A2879}&lt;/DBUID&gt;&lt;/Extra&gt;&lt;/Item&gt;&lt;/References&gt;&lt;/Group&gt;&lt;/Citation&gt;_x000a_"/>
    <w:docVar w:name="NE.Ref{7B337340-8F90-4C1A-BBB7-349798E4C5A7}" w:val=" ADDIN NE.Ref.{7B337340-8F90-4C1A-BBB7-349798E4C5A7}&lt;Citation&gt;&lt;Group&gt;&lt;References&gt;&lt;Item&gt;&lt;ID&gt;398&lt;/ID&gt;&lt;UID&gt;{466DEACF-4E02-42EB-B85E-B5EDF648EF1E}&lt;/UID&gt;&lt;Title&gt;Unstructured light fields&lt;/Title&gt;&lt;Template&gt;Conference Proceedings&lt;/Template&gt;&lt;Star&gt;0&lt;/Star&gt;&lt;Tag&gt;0&lt;/Tag&gt;&lt;Author&gt;Davis, Abe; Levoy, Marc; Durand, Fredo&lt;/Author&gt;&lt;Year&gt;2012&lt;/Year&gt;&lt;Details&gt;&lt;_isbn&gt;1467-8659&lt;/_isbn&gt;&lt;_pages&gt;305-314&lt;/_pages&gt;&lt;_publisher&gt;Wiley Online Library&lt;/_publisher&gt;&lt;_secondary_title&gt;Computer Graphics Forum&lt;/_secondary_title&gt;&lt;_volume&gt;31&lt;/_volume&gt;&lt;_created&gt;61221600&lt;/_created&gt;&lt;_modified&gt;61221616&lt;/_modified&gt;&lt;/Details&gt;&lt;Extra&gt;&lt;DBUID&gt;{F96A950B-833F-4880-A151-76DA2D6A2879}&lt;/DBUID&gt;&lt;/Extra&gt;&lt;/Item&gt;&lt;/References&gt;&lt;/Group&gt;&lt;/Citation&gt;_x000a_"/>
    <w:docVar w:name="NE.Ref{82B949EB-9C91-4338-A709-C41A652F7600}" w:val=" ADDIN NE.Ref.{82B949EB-9C91-4338-A709-C41A652F7600}&lt;Citation&gt;&lt;Group&gt;&lt;References&gt;&lt;Item&gt;&lt;ID&gt;403&lt;/ID&gt;&lt;UID&gt;{72A61D84-FC9D-4B9E-A9C9-7B811D57C8E5}&lt;/UID&gt;&lt;Title&gt;ShaderLab Syntax&lt;/Title&gt;&lt;Template&gt;Web Page&lt;/Template&gt;&lt;Star&gt;0&lt;/Star&gt;&lt;Tag&gt;0&lt;/Tag&gt;&lt;Author&gt;Unity-Technologies&lt;/Author&gt;&lt;Year&gt;2016&lt;/Year&gt;&lt;Details&gt;&lt;_url&gt;http://docs.unity3d.com/Manual/SL-Shader.html&lt;/_url&gt;&lt;_volume&gt;2016&lt;/_volume&gt;&lt;_issue&gt;5月9日&lt;/_issue&gt;&lt;_accessed&gt;61221611&lt;/_accessed&gt;&lt;_created&gt;61221611&lt;/_created&gt;&lt;_modified&gt;61221611&lt;/_modified&gt;&lt;/Details&gt;&lt;Extra&gt;&lt;DBUID&gt;{F96A950B-833F-4880-A151-76DA2D6A2879}&lt;/DBUID&gt;&lt;/Extra&gt;&lt;/Item&gt;&lt;/References&gt;&lt;/Group&gt;&lt;/Citation&gt;_x000a_"/>
    <w:docVar w:name="NE.Ref{BBE87B0F-8D25-45FB-A6D2-4B3025654A33}" w:val=" ADDIN NE.Ref.{BBE87B0F-8D25-45FB-A6D2-4B3025654A33}&lt;Citation&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accessed&gt;61221588&lt;/_accessed&gt;&lt;_translated_author&gt;Bei, Jing&amp;apos;aiqinhailezhijishuyouxiangongsi&lt;/_translated_author&gt;&lt;/Details&gt;&lt;Extra&gt;&lt;DBUID&gt;{F96A950B-833F-4880-A151-76DA2D6A2879}&lt;/DBUID&gt;&lt;/Extra&gt;&lt;/Item&gt;&lt;/References&gt;&lt;/Group&gt;&lt;/Citation&gt;_x000a_"/>
    <w:docVar w:name="NE.Ref{BC59E1D4-00BB-479C-9A13-0F2D3E991EE5}" w:val=" ADDIN NE.Ref.{BC59E1D4-00BB-479C-9A13-0F2D3E991EE5}&lt;Citation&gt;&lt;Group&gt;&lt;References&gt;&lt;Item&gt;&lt;ID&gt;399&lt;/ID&gt;&lt;UID&gt;{6E24924E-7944-4414-A860-700707AB0C1E}&lt;/UID&gt;&lt;Title&gt;Delaunay Triangulation in Unity&lt;/Title&gt;&lt;Template&gt;Web Page&lt;/Template&gt;&lt;Star&gt;0&lt;/Star&gt;&lt;Tag&gt;0&lt;/Tag&gt;&lt;Author/&gt;&lt;Year&gt;2014&lt;/Year&gt;&lt;Details&gt;&lt;_url&gt;https://scrawkblog.com/2014/06/16/delaunay-triangulation-in-unity/&lt;/_url&gt;&lt;_volume&gt;2016&lt;/_volume&gt;&lt;_issue&gt;5月16日&lt;/_issue&gt;&lt;_accessed&gt;61221607&lt;/_accessed&gt;&lt;_created&gt;61221606&lt;/_created&gt;&lt;_modified&gt;61221607&lt;/_modified&gt;&lt;/Details&gt;&lt;Extra&gt;&lt;DBUID&gt;{F96A950B-833F-4880-A151-76DA2D6A2879}&lt;/DBUID&gt;&lt;/Extra&gt;&lt;/Item&gt;&lt;/References&gt;&lt;/Group&gt;&lt;/Citation&gt;_x000a_"/>
    <w:docVar w:name="NE.Ref{CAFACD9D-3DBF-484C-8C13-01AB77070F27}" w:val=" ADDIN NE.Ref.{CAFACD9D-3DBF-484C-8C13-01AB77070F27}&lt;Citation&gt;&lt;Group&gt;&lt;References&gt;&lt;Item&gt;&lt;ID&gt;401&lt;/ID&gt;&lt;UID&gt;{DA356C13-9525-4896-96DE-7B2F297CEE69}&lt;/UID&gt;&lt;Title&gt;Google&amp;apos;s Project Tango&lt;/Title&gt;&lt;Template&gt;Web Page&lt;/Template&gt;&lt;Star&gt;0&lt;/Star&gt;&lt;Tag&gt;0&lt;/Tag&gt;&lt;Author/&gt;&lt;Year&gt;0&lt;/Year&gt;&lt;Details&gt;&lt;_url&gt;https://www.google.com/atap/project-tango/&lt;/_url&gt;&lt;_volume&gt;2016&lt;/_volume&gt;&lt;_issue&gt;5月16日&lt;/_issue&gt;&lt;_accessed&gt;61221608&lt;/_accessed&gt;&lt;_created&gt;61221608&lt;/_created&gt;&lt;_modified&gt;61221608&lt;/_modified&gt;&lt;/Details&gt;&lt;Extra&gt;&lt;DBUID&gt;{F96A950B-833F-4880-A151-76DA2D6A2879}&lt;/DBUID&gt;&lt;/Extra&gt;&lt;/Item&gt;&lt;/References&gt;&lt;/Group&gt;&lt;/Citation&gt;_x000a_"/>
    <w:docVar w:name="NE.Ref{CC60AF52-CEB2-471D-9A13-DE68A559E8D3}" w:val=" ADDIN NE.Ref.{CC60AF52-CEB2-471D-9A13-DE68A559E8D3}&lt;Citation&gt;&lt;Group&gt;&lt;References&gt;&lt;Item&gt;&lt;ID&gt;398&lt;/ID&gt;&lt;UID&gt;{466DEACF-4E02-42EB-B85E-B5EDF648EF1E}&lt;/UID&gt;&lt;Title&gt;Unstructured light fields&lt;/Title&gt;&lt;Template&gt;Conference Proceedings&lt;/Template&gt;&lt;Star&gt;0&lt;/Star&gt;&lt;Tag&gt;0&lt;/Tag&gt;&lt;Author&gt;Davis, Abe; Levoy, Marc; Durand, Fredo&lt;/Author&gt;&lt;Year&gt;2012&lt;/Year&gt;&lt;Details&gt;&lt;_isbn&gt;1467-8659&lt;/_isbn&gt;&lt;_pages&gt;305-314&lt;/_pages&gt;&lt;_publisher&gt;Wiley Online Library&lt;/_publisher&gt;&lt;_secondary_title&gt;Computer Graphics Forum&lt;/_secondary_title&gt;&lt;_volume&gt;31&lt;/_volume&gt;&lt;_created&gt;61221600&lt;/_created&gt;&lt;_modified&gt;61221616&lt;/_modified&gt;&lt;/Details&gt;&lt;Extra&gt;&lt;DBUID&gt;{F96A950B-833F-4880-A151-76DA2D6A2879}&lt;/DBUID&gt;&lt;/Extra&gt;&lt;/Item&gt;&lt;/References&gt;&lt;/Group&gt;&lt;/Citation&gt;_x000a_"/>
    <w:docVar w:name="NE.Ref{CD73EB50-0709-4875-9D7F-EBAAA222F7F9}" w:val=" ADDIN NE.Ref.{CD73EB50-0709-4875-9D7F-EBAAA222F7F9}&lt;Citation&gt;&lt;Group&gt;&lt;References&gt;&lt;Item&gt;&lt;ID&gt;395&lt;/ID&gt;&lt;UID&gt;{65F7E265-07A4-44CF-9631-17A298F90B6C}&lt;/UID&gt;&lt;Title&gt;High performance imaging using large camera arrays&lt;/Title&gt;&lt;Template&gt;Journal Article&lt;/Template&gt;&lt;Star&gt;0&lt;/Star&gt;&lt;Tag&gt;0&lt;/Tag&gt;&lt;Author&gt;Wilburn, Bennett; Joshi, Neel; Vaish, Vaibhav; Talvala, Eino-Ville; Antunez, Emilio; Barth, Adam; Adams, Andrew; Horowitz, Mark; Levoy, Marc&lt;/Author&gt;&lt;Year&gt;2005&lt;/Year&gt;&lt;Details&gt;&lt;_isbn&gt;0730-0301&lt;/_isbn&gt;&lt;_issue&gt;3&lt;/_issue&gt;&lt;_journal&gt;ACM Transactions on Graphics (TOG)&lt;/_journal&gt;&lt;_pages&gt;765-776&lt;/_pages&gt;&lt;_volume&gt;24&lt;/_volume&gt;&lt;_created&gt;61221599&lt;/_created&gt;&lt;_modified&gt;61221615&lt;/_modified&gt;&lt;_impact_factor&gt;   4.096&lt;/_impact_factor&gt;&lt;/Details&gt;&lt;Extra&gt;&lt;DBUID&gt;{F96A950B-833F-4880-A151-76DA2D6A2879}&lt;/DBUID&gt;&lt;/Extra&gt;&lt;/Item&gt;&lt;/References&gt;&lt;/Group&gt;&lt;/Citation&gt;_x000a_"/>
    <w:docVar w:name="NE.Ref{D3AD426A-BE8E-453C-AF0A-F94152C1A861}" w:val=" ADDIN NE.Ref.{D3AD426A-BE8E-453C-AF0A-F94152C1A861}&lt;Citation&gt;&lt;Group&gt;&lt;References&gt;&lt;Item&gt;&lt;ID&gt;398&lt;/ID&gt;&lt;UID&gt;{466DEACF-4E02-42EB-B85E-B5EDF648EF1E}&lt;/UID&gt;&lt;Title&gt;Unstructured light fields&lt;/Title&gt;&lt;Template&gt;Conference Proceedings&lt;/Template&gt;&lt;Star&gt;0&lt;/Star&gt;&lt;Tag&gt;0&lt;/Tag&gt;&lt;Author&gt;Davis, Abe; Levoy, Marc; Durand, Fredo&lt;/Author&gt;&lt;Year&gt;2012&lt;/Year&gt;&lt;Details&gt;&lt;_isbn&gt;1467-8659&lt;/_isbn&gt;&lt;_pages&gt;305-314&lt;/_pages&gt;&lt;_publisher&gt;Wiley Online Library&lt;/_publisher&gt;&lt;_secondary_title&gt;Computer Graphics Forum&lt;/_secondary_title&gt;&lt;_volume&gt;31&lt;/_volume&gt;&lt;_created&gt;61221600&lt;/_created&gt;&lt;_modified&gt;61221616&lt;/_modified&gt;&lt;/Details&gt;&lt;Extra&gt;&lt;DBUID&gt;{F96A950B-833F-4880-A151-76DA2D6A2879}&lt;/DBUID&gt;&lt;/Extra&gt;&lt;/Item&gt;&lt;/References&gt;&lt;/Group&gt;&lt;/Citation&gt;_x000a_"/>
    <w:docVar w:name="NE.Ref{E30BCFDA-23B7-45F2-A913-B6F296D4D11E}" w:val=" ADDIN NE.Ref.{E30BCFDA-23B7-45F2-A913-B6F296D4D11E}&lt;Citation&gt;&lt;Group&gt;&lt;References&gt;&lt;Item&gt;&lt;ID&gt;404&lt;/ID&gt;&lt;UID&gt;{6C65199E-0E56-407D-8579-B1BC002F5EE3}&lt;/UID&gt;&lt;Title&gt;Unity documentation&lt;/Title&gt;&lt;Template&gt;Web Page&lt;/Template&gt;&lt;Star&gt;0&lt;/Star&gt;&lt;Tag&gt;0&lt;/Tag&gt;&lt;Author&gt;Wikitude-GmbH&lt;/Author&gt;&lt;Year&gt;2016&lt;/Year&gt;&lt;Details&gt;&lt;_url&gt;http://www.wikitude.com/developer/documentation/unity#_48_INSTANCE_Zk7M2pQVPDDi_=3dtracking.html%23about-wikitude-3d-tracking&lt;/_url&gt;&lt;_volume&gt;2016&lt;/_volume&gt;&lt;_issue&gt;5月9日&lt;/_issue&gt;&lt;_accessed&gt;61221612&lt;/_accessed&gt;&lt;_created&gt;61221612&lt;/_created&gt;&lt;_modified&gt;61221612&lt;/_modified&gt;&lt;/Details&gt;&lt;Extra&gt;&lt;DBUID&gt;{F96A950B-833F-4880-A151-76DA2D6A2879}&lt;/DBUID&gt;&lt;/Extra&gt;&lt;/Item&gt;&lt;/References&gt;&lt;/Group&gt;&lt;/Citation&gt;_x000a_"/>
    <w:docVar w:name="NE.Ref{E8513481-9615-4408-BCC3-7BFE679D258A}" w:val=" ADDIN NE.Ref.{E8513481-9615-4408-BCC3-7BFE679D258A}&lt;Citation&gt;&lt;Group&gt;&lt;References&gt;&lt;Item&gt;&lt;ID&gt;398&lt;/ID&gt;&lt;UID&gt;{466DEACF-4E02-42EB-B85E-B5EDF648EF1E}&lt;/UID&gt;&lt;Title&gt;Unstructured light fields&lt;/Title&gt;&lt;Template&gt;Conference Proceedings&lt;/Template&gt;&lt;Star&gt;0&lt;/Star&gt;&lt;Tag&gt;0&lt;/Tag&gt;&lt;Author&gt;Davis, Abe; Levoy, Marc; Durand, Fredo&lt;/Author&gt;&lt;Year&gt;2012&lt;/Year&gt;&lt;Details&gt;&lt;_isbn&gt;1467-8659&lt;/_isbn&gt;&lt;_pages&gt;305-314&lt;/_pages&gt;&lt;_publisher&gt;Wiley Online Library&lt;/_publisher&gt;&lt;_secondary_title&gt;Computer Graphics Forum&lt;/_secondary_title&gt;&lt;_volume&gt;31&lt;/_volume&gt;&lt;_created&gt;61221600&lt;/_created&gt;&lt;_modified&gt;61221616&lt;/_modified&gt;&lt;/Details&gt;&lt;Extra&gt;&lt;DBUID&gt;{F96A950B-833F-4880-A151-76DA2D6A2879}&lt;/DBUID&gt;&lt;/Extra&gt;&lt;/Item&gt;&lt;/References&gt;&lt;/Group&gt;&lt;/Citation&gt;_x000a_"/>
    <w:docVar w:name="NE.Ref{E870978E-169F-42EF-9000-42E8B4479E11}" w:val=" ADDIN NE.Ref.{E870978E-169F-42EF-9000-42E8B4479E11}&lt;Citation&gt;&lt;Group&gt;&lt;References&gt;&lt;Item&gt;&lt;ID&gt;397&lt;/ID&gt;&lt;UID&gt;{FA2CFADE-D18F-4D4B-9EFC-FCBF716A7D9A}&lt;/UID&gt;&lt;Title&gt;Unstructured lumigraph rendering&lt;/Title&gt;&lt;Template&gt;Conference Proceedings&lt;/Template&gt;&lt;Star&gt;0&lt;/Star&gt;&lt;Tag&gt;0&lt;/Tag&gt;&lt;Author&gt;Buehler, Chris; Bosse, Michael; McMillan, Leonard; Gortler, Steven; Cohen, Michael&lt;/Author&gt;&lt;Year&gt;2001&lt;/Year&gt;&lt;Details&gt;&lt;_isbn&gt;158113374X&lt;/_isbn&gt;&lt;_pages&gt;425-432&lt;/_pages&gt;&lt;_publisher&gt;ACM&lt;/_publisher&gt;&lt;_secondary_title&gt;Proceedings of the 28th annual conference on Computer graphics and interactive techniques&lt;/_secondary_title&gt;&lt;_created&gt;61221600&lt;/_created&gt;&lt;_modified&gt;61221616&lt;/_modified&gt;&lt;/Details&gt;&lt;Extra&gt;&lt;DBUID&gt;{F96A950B-833F-4880-A151-76DA2D6A2879}&lt;/DBUID&gt;&lt;/Extra&gt;&lt;/Item&gt;&lt;/References&gt;&lt;/Group&gt;&lt;/Citation&gt;_x000a_"/>
    <w:docVar w:name="NE.Ref{FFFB3BA2-C74C-47E6-8490-08C334471B63}" w:val=" ADDIN NE.Ref.{FFFB3BA2-C74C-47E6-8490-08C334471B63}&lt;Citation&gt;&lt;Group&gt;&lt;References&gt;&lt;Item&gt;&lt;ID&gt;402&lt;/ID&gt;&lt;UID&gt;{D97E0E42-ACA7-475F-AB9E-BA53B82C3D11}&lt;/UID&gt;&lt;Title&gt;ARToolkit Documentation&lt;/Title&gt;&lt;Template&gt;Web Page&lt;/Template&gt;&lt;Star&gt;0&lt;/Star&gt;&lt;Tag&gt;0&lt;/Tag&gt;&lt;Author/&gt;&lt;Year&gt;0&lt;/Year&gt;&lt;Details&gt;&lt;_volume&gt;2016&lt;/_volume&gt;&lt;_url&gt;http://artoolkit.org/documentation/&lt;/_url&gt;&lt;_issue&gt;5月9日&lt;/_issue&gt;&lt;_accessed&gt;61221609&lt;/_accessed&gt;&lt;_created&gt;61221609&lt;/_created&gt;&lt;_modified&gt;61221609&lt;/_modified&gt;&lt;/Details&gt;&lt;Extra&gt;&lt;DBUID&gt;{F96A950B-833F-4880-A151-76DA2D6A2879}&lt;/DBUID&gt;&lt;/Extra&gt;&lt;/Item&gt;&lt;/References&gt;&lt;/Group&gt;&lt;/Citation&gt;_x000a_"/>
    <w:docVar w:name="ne_docsoft" w:val="MSWord"/>
    <w:docVar w:name="ne_docversion" w:val="NoteExpress 2.0"/>
    <w:docVar w:name="ne_stylename" w:val="清华大学学位论文"/>
  </w:docVars>
  <w:rsids>
    <w:rsidRoot w:val="00D40B2E"/>
    <w:rsid w:val="0000151B"/>
    <w:rsid w:val="00007354"/>
    <w:rsid w:val="00010427"/>
    <w:rsid w:val="00010A49"/>
    <w:rsid w:val="00012080"/>
    <w:rsid w:val="000145AA"/>
    <w:rsid w:val="00021BEA"/>
    <w:rsid w:val="000301F9"/>
    <w:rsid w:val="00030EBD"/>
    <w:rsid w:val="00044C90"/>
    <w:rsid w:val="0004686C"/>
    <w:rsid w:val="00046B6B"/>
    <w:rsid w:val="00050F69"/>
    <w:rsid w:val="00075F1F"/>
    <w:rsid w:val="000828BA"/>
    <w:rsid w:val="00095A0B"/>
    <w:rsid w:val="00096510"/>
    <w:rsid w:val="00096D07"/>
    <w:rsid w:val="000979E1"/>
    <w:rsid w:val="000A07B4"/>
    <w:rsid w:val="000A315B"/>
    <w:rsid w:val="000A6024"/>
    <w:rsid w:val="000B1B28"/>
    <w:rsid w:val="000C545D"/>
    <w:rsid w:val="000D56B7"/>
    <w:rsid w:val="001079B5"/>
    <w:rsid w:val="00107ADD"/>
    <w:rsid w:val="001117F3"/>
    <w:rsid w:val="00112E6C"/>
    <w:rsid w:val="00123BAA"/>
    <w:rsid w:val="0013074E"/>
    <w:rsid w:val="00131974"/>
    <w:rsid w:val="00136545"/>
    <w:rsid w:val="00137975"/>
    <w:rsid w:val="00142B8F"/>
    <w:rsid w:val="00144C8A"/>
    <w:rsid w:val="00151332"/>
    <w:rsid w:val="001734A8"/>
    <w:rsid w:val="00174627"/>
    <w:rsid w:val="001771B6"/>
    <w:rsid w:val="001953DC"/>
    <w:rsid w:val="001B511C"/>
    <w:rsid w:val="001C3C11"/>
    <w:rsid w:val="001D01AF"/>
    <w:rsid w:val="001F0C02"/>
    <w:rsid w:val="001F607E"/>
    <w:rsid w:val="00200AEC"/>
    <w:rsid w:val="00205F32"/>
    <w:rsid w:val="0021167C"/>
    <w:rsid w:val="002239C3"/>
    <w:rsid w:val="00225D76"/>
    <w:rsid w:val="00225E46"/>
    <w:rsid w:val="00231A0E"/>
    <w:rsid w:val="00232CEA"/>
    <w:rsid w:val="0024595C"/>
    <w:rsid w:val="00245B9F"/>
    <w:rsid w:val="002471E3"/>
    <w:rsid w:val="00247938"/>
    <w:rsid w:val="00247F85"/>
    <w:rsid w:val="002563FF"/>
    <w:rsid w:val="00270778"/>
    <w:rsid w:val="00271E48"/>
    <w:rsid w:val="002728F9"/>
    <w:rsid w:val="002734A6"/>
    <w:rsid w:val="00277D5F"/>
    <w:rsid w:val="0028247C"/>
    <w:rsid w:val="00287A56"/>
    <w:rsid w:val="0029202C"/>
    <w:rsid w:val="002943E0"/>
    <w:rsid w:val="002A3EC3"/>
    <w:rsid w:val="002A5A07"/>
    <w:rsid w:val="002B2393"/>
    <w:rsid w:val="002B34F9"/>
    <w:rsid w:val="002C53C3"/>
    <w:rsid w:val="002C5B42"/>
    <w:rsid w:val="002C5D9A"/>
    <w:rsid w:val="002C67AA"/>
    <w:rsid w:val="002C6A60"/>
    <w:rsid w:val="002C72FF"/>
    <w:rsid w:val="002D1914"/>
    <w:rsid w:val="002E235B"/>
    <w:rsid w:val="002E3E35"/>
    <w:rsid w:val="002E73AF"/>
    <w:rsid w:val="002F2314"/>
    <w:rsid w:val="002F5986"/>
    <w:rsid w:val="002F59F3"/>
    <w:rsid w:val="0030377A"/>
    <w:rsid w:val="00303EED"/>
    <w:rsid w:val="00325704"/>
    <w:rsid w:val="00344F84"/>
    <w:rsid w:val="00347A1B"/>
    <w:rsid w:val="003552F0"/>
    <w:rsid w:val="0037493B"/>
    <w:rsid w:val="00377722"/>
    <w:rsid w:val="00377A53"/>
    <w:rsid w:val="003A0A37"/>
    <w:rsid w:val="003A44C2"/>
    <w:rsid w:val="003A4B47"/>
    <w:rsid w:val="003B1FD2"/>
    <w:rsid w:val="003B3961"/>
    <w:rsid w:val="003B7809"/>
    <w:rsid w:val="003C572A"/>
    <w:rsid w:val="003C7073"/>
    <w:rsid w:val="003D7DA4"/>
    <w:rsid w:val="003E6AEB"/>
    <w:rsid w:val="003F393D"/>
    <w:rsid w:val="003F6892"/>
    <w:rsid w:val="003F73A9"/>
    <w:rsid w:val="004037BD"/>
    <w:rsid w:val="004058A5"/>
    <w:rsid w:val="00412063"/>
    <w:rsid w:val="004140E3"/>
    <w:rsid w:val="0043222C"/>
    <w:rsid w:val="0043359E"/>
    <w:rsid w:val="004407B5"/>
    <w:rsid w:val="00450AC0"/>
    <w:rsid w:val="004554EA"/>
    <w:rsid w:val="00464D59"/>
    <w:rsid w:val="0046526A"/>
    <w:rsid w:val="00467581"/>
    <w:rsid w:val="00473E8A"/>
    <w:rsid w:val="004763DD"/>
    <w:rsid w:val="0047650A"/>
    <w:rsid w:val="0047789D"/>
    <w:rsid w:val="00493C63"/>
    <w:rsid w:val="004A08EA"/>
    <w:rsid w:val="004A78C8"/>
    <w:rsid w:val="004B576E"/>
    <w:rsid w:val="004B5F95"/>
    <w:rsid w:val="004C0FBD"/>
    <w:rsid w:val="004D3F14"/>
    <w:rsid w:val="004E1C33"/>
    <w:rsid w:val="004E4FDF"/>
    <w:rsid w:val="004F070F"/>
    <w:rsid w:val="004F11E1"/>
    <w:rsid w:val="004F7D96"/>
    <w:rsid w:val="005109E9"/>
    <w:rsid w:val="005169F6"/>
    <w:rsid w:val="005251FD"/>
    <w:rsid w:val="00526545"/>
    <w:rsid w:val="00535389"/>
    <w:rsid w:val="00537A80"/>
    <w:rsid w:val="0054789C"/>
    <w:rsid w:val="0056322B"/>
    <w:rsid w:val="0057662F"/>
    <w:rsid w:val="005818F7"/>
    <w:rsid w:val="0058616C"/>
    <w:rsid w:val="00595C43"/>
    <w:rsid w:val="005A05EE"/>
    <w:rsid w:val="005A4B4D"/>
    <w:rsid w:val="005A6125"/>
    <w:rsid w:val="005B1474"/>
    <w:rsid w:val="005C06A4"/>
    <w:rsid w:val="005D23F4"/>
    <w:rsid w:val="005D7752"/>
    <w:rsid w:val="005F7D90"/>
    <w:rsid w:val="005F7DEF"/>
    <w:rsid w:val="00604898"/>
    <w:rsid w:val="00606BF5"/>
    <w:rsid w:val="006103C6"/>
    <w:rsid w:val="0061308B"/>
    <w:rsid w:val="00613B21"/>
    <w:rsid w:val="00613C0A"/>
    <w:rsid w:val="00615C5B"/>
    <w:rsid w:val="006261DD"/>
    <w:rsid w:val="006321D4"/>
    <w:rsid w:val="006416A2"/>
    <w:rsid w:val="00653918"/>
    <w:rsid w:val="00656048"/>
    <w:rsid w:val="00663C9B"/>
    <w:rsid w:val="00672208"/>
    <w:rsid w:val="00675017"/>
    <w:rsid w:val="006765AF"/>
    <w:rsid w:val="006A37A5"/>
    <w:rsid w:val="006B5D4A"/>
    <w:rsid w:val="006C6104"/>
    <w:rsid w:val="006D3F81"/>
    <w:rsid w:val="006D6DFE"/>
    <w:rsid w:val="006D7C98"/>
    <w:rsid w:val="006E46E9"/>
    <w:rsid w:val="006E7857"/>
    <w:rsid w:val="006F4AAD"/>
    <w:rsid w:val="006F6406"/>
    <w:rsid w:val="006F7238"/>
    <w:rsid w:val="00705DB0"/>
    <w:rsid w:val="00717C09"/>
    <w:rsid w:val="0073073E"/>
    <w:rsid w:val="00742AAE"/>
    <w:rsid w:val="00754339"/>
    <w:rsid w:val="007556FF"/>
    <w:rsid w:val="0076531F"/>
    <w:rsid w:val="00766628"/>
    <w:rsid w:val="00770966"/>
    <w:rsid w:val="00773E08"/>
    <w:rsid w:val="00775446"/>
    <w:rsid w:val="007801DB"/>
    <w:rsid w:val="00793311"/>
    <w:rsid w:val="007935B4"/>
    <w:rsid w:val="007958BF"/>
    <w:rsid w:val="007A3708"/>
    <w:rsid w:val="007B08D3"/>
    <w:rsid w:val="007C46D2"/>
    <w:rsid w:val="007C7749"/>
    <w:rsid w:val="007D0036"/>
    <w:rsid w:val="007D4A67"/>
    <w:rsid w:val="007E02A6"/>
    <w:rsid w:val="007F1320"/>
    <w:rsid w:val="007F2D03"/>
    <w:rsid w:val="007F4C00"/>
    <w:rsid w:val="007F4DA4"/>
    <w:rsid w:val="00802B32"/>
    <w:rsid w:val="00803BED"/>
    <w:rsid w:val="00804714"/>
    <w:rsid w:val="00807799"/>
    <w:rsid w:val="00820714"/>
    <w:rsid w:val="0083435D"/>
    <w:rsid w:val="008438B6"/>
    <w:rsid w:val="00846CE0"/>
    <w:rsid w:val="0085590D"/>
    <w:rsid w:val="00856EE1"/>
    <w:rsid w:val="00857712"/>
    <w:rsid w:val="00865464"/>
    <w:rsid w:val="008736CA"/>
    <w:rsid w:val="0087612E"/>
    <w:rsid w:val="0088397F"/>
    <w:rsid w:val="00894730"/>
    <w:rsid w:val="00896493"/>
    <w:rsid w:val="00897A93"/>
    <w:rsid w:val="008B419B"/>
    <w:rsid w:val="008B78A7"/>
    <w:rsid w:val="008C77BD"/>
    <w:rsid w:val="008D74E5"/>
    <w:rsid w:val="008F06E1"/>
    <w:rsid w:val="008F53BE"/>
    <w:rsid w:val="00902B7C"/>
    <w:rsid w:val="0090399D"/>
    <w:rsid w:val="00930437"/>
    <w:rsid w:val="00941126"/>
    <w:rsid w:val="00942274"/>
    <w:rsid w:val="00962ADD"/>
    <w:rsid w:val="009630FA"/>
    <w:rsid w:val="009731C3"/>
    <w:rsid w:val="00976F02"/>
    <w:rsid w:val="009807BF"/>
    <w:rsid w:val="00980DF8"/>
    <w:rsid w:val="009826F1"/>
    <w:rsid w:val="00990952"/>
    <w:rsid w:val="00993B4B"/>
    <w:rsid w:val="00995219"/>
    <w:rsid w:val="009963FC"/>
    <w:rsid w:val="009A4262"/>
    <w:rsid w:val="009A476A"/>
    <w:rsid w:val="009A4BD9"/>
    <w:rsid w:val="009B0385"/>
    <w:rsid w:val="009B595D"/>
    <w:rsid w:val="009C2035"/>
    <w:rsid w:val="009C4BB1"/>
    <w:rsid w:val="009C5E86"/>
    <w:rsid w:val="009C6D36"/>
    <w:rsid w:val="009C7285"/>
    <w:rsid w:val="009D046D"/>
    <w:rsid w:val="009D5549"/>
    <w:rsid w:val="009E037F"/>
    <w:rsid w:val="009E0475"/>
    <w:rsid w:val="009E4BE7"/>
    <w:rsid w:val="00A044D2"/>
    <w:rsid w:val="00A131D7"/>
    <w:rsid w:val="00A13211"/>
    <w:rsid w:val="00A136D8"/>
    <w:rsid w:val="00A14A7C"/>
    <w:rsid w:val="00A1647F"/>
    <w:rsid w:val="00A26385"/>
    <w:rsid w:val="00A362CF"/>
    <w:rsid w:val="00A438DE"/>
    <w:rsid w:val="00A44B09"/>
    <w:rsid w:val="00A471CD"/>
    <w:rsid w:val="00A51122"/>
    <w:rsid w:val="00A57696"/>
    <w:rsid w:val="00A632EE"/>
    <w:rsid w:val="00A639E5"/>
    <w:rsid w:val="00A738F6"/>
    <w:rsid w:val="00A77349"/>
    <w:rsid w:val="00A80658"/>
    <w:rsid w:val="00A85C2E"/>
    <w:rsid w:val="00A87319"/>
    <w:rsid w:val="00A90C6C"/>
    <w:rsid w:val="00A917B7"/>
    <w:rsid w:val="00A94047"/>
    <w:rsid w:val="00A94601"/>
    <w:rsid w:val="00A9680A"/>
    <w:rsid w:val="00AA333A"/>
    <w:rsid w:val="00AA3F96"/>
    <w:rsid w:val="00AA4509"/>
    <w:rsid w:val="00AA5893"/>
    <w:rsid w:val="00AA673A"/>
    <w:rsid w:val="00AB0011"/>
    <w:rsid w:val="00AB1B6D"/>
    <w:rsid w:val="00AB216D"/>
    <w:rsid w:val="00AB275A"/>
    <w:rsid w:val="00AB7905"/>
    <w:rsid w:val="00AE2DAB"/>
    <w:rsid w:val="00AE3CF5"/>
    <w:rsid w:val="00AF6FD0"/>
    <w:rsid w:val="00B03ABE"/>
    <w:rsid w:val="00B21852"/>
    <w:rsid w:val="00B2671F"/>
    <w:rsid w:val="00B30C2C"/>
    <w:rsid w:val="00B32D3F"/>
    <w:rsid w:val="00B3423F"/>
    <w:rsid w:val="00B410C2"/>
    <w:rsid w:val="00B50408"/>
    <w:rsid w:val="00B51658"/>
    <w:rsid w:val="00B5603E"/>
    <w:rsid w:val="00B6495F"/>
    <w:rsid w:val="00B67837"/>
    <w:rsid w:val="00B9761F"/>
    <w:rsid w:val="00BA0C5E"/>
    <w:rsid w:val="00BA34CC"/>
    <w:rsid w:val="00BB20D1"/>
    <w:rsid w:val="00BB6672"/>
    <w:rsid w:val="00BC241F"/>
    <w:rsid w:val="00BC38A7"/>
    <w:rsid w:val="00BD25EA"/>
    <w:rsid w:val="00BD5CB5"/>
    <w:rsid w:val="00BD6330"/>
    <w:rsid w:val="00BD7D93"/>
    <w:rsid w:val="00BE0BD9"/>
    <w:rsid w:val="00BE40EE"/>
    <w:rsid w:val="00BF0CBE"/>
    <w:rsid w:val="00BF11E4"/>
    <w:rsid w:val="00C00457"/>
    <w:rsid w:val="00C07EF3"/>
    <w:rsid w:val="00C13569"/>
    <w:rsid w:val="00C23B0F"/>
    <w:rsid w:val="00C24A4E"/>
    <w:rsid w:val="00C308AC"/>
    <w:rsid w:val="00C31787"/>
    <w:rsid w:val="00C32C11"/>
    <w:rsid w:val="00C335C7"/>
    <w:rsid w:val="00C34E0F"/>
    <w:rsid w:val="00C434F3"/>
    <w:rsid w:val="00C45A13"/>
    <w:rsid w:val="00C55883"/>
    <w:rsid w:val="00C55D59"/>
    <w:rsid w:val="00C57E8D"/>
    <w:rsid w:val="00C6235C"/>
    <w:rsid w:val="00C65667"/>
    <w:rsid w:val="00C72BAB"/>
    <w:rsid w:val="00C72D72"/>
    <w:rsid w:val="00C73650"/>
    <w:rsid w:val="00C74230"/>
    <w:rsid w:val="00C75C55"/>
    <w:rsid w:val="00C77B81"/>
    <w:rsid w:val="00C77BA2"/>
    <w:rsid w:val="00C77C28"/>
    <w:rsid w:val="00C826ED"/>
    <w:rsid w:val="00C8735B"/>
    <w:rsid w:val="00C87899"/>
    <w:rsid w:val="00C922E7"/>
    <w:rsid w:val="00CA1D42"/>
    <w:rsid w:val="00CB5F8C"/>
    <w:rsid w:val="00CB6CA3"/>
    <w:rsid w:val="00CC0CA8"/>
    <w:rsid w:val="00CC452E"/>
    <w:rsid w:val="00CC46CB"/>
    <w:rsid w:val="00CD312B"/>
    <w:rsid w:val="00CD5850"/>
    <w:rsid w:val="00CE0360"/>
    <w:rsid w:val="00CE38AE"/>
    <w:rsid w:val="00CF7427"/>
    <w:rsid w:val="00D0142D"/>
    <w:rsid w:val="00D042C0"/>
    <w:rsid w:val="00D11302"/>
    <w:rsid w:val="00D17407"/>
    <w:rsid w:val="00D242CA"/>
    <w:rsid w:val="00D249DB"/>
    <w:rsid w:val="00D265DC"/>
    <w:rsid w:val="00D30777"/>
    <w:rsid w:val="00D32D0F"/>
    <w:rsid w:val="00D334F0"/>
    <w:rsid w:val="00D40B2E"/>
    <w:rsid w:val="00D66D38"/>
    <w:rsid w:val="00D8205F"/>
    <w:rsid w:val="00D90E68"/>
    <w:rsid w:val="00D92152"/>
    <w:rsid w:val="00D95634"/>
    <w:rsid w:val="00D9652C"/>
    <w:rsid w:val="00DA033B"/>
    <w:rsid w:val="00DA21AD"/>
    <w:rsid w:val="00DB203C"/>
    <w:rsid w:val="00DC1D9D"/>
    <w:rsid w:val="00DC5A67"/>
    <w:rsid w:val="00DC7459"/>
    <w:rsid w:val="00DD158A"/>
    <w:rsid w:val="00DD3ABB"/>
    <w:rsid w:val="00DD496F"/>
    <w:rsid w:val="00DE0D4B"/>
    <w:rsid w:val="00DE665C"/>
    <w:rsid w:val="00DF3902"/>
    <w:rsid w:val="00DF4FD1"/>
    <w:rsid w:val="00E07766"/>
    <w:rsid w:val="00E1223E"/>
    <w:rsid w:val="00E14DCB"/>
    <w:rsid w:val="00E17D76"/>
    <w:rsid w:val="00E35740"/>
    <w:rsid w:val="00E4048B"/>
    <w:rsid w:val="00E45F4E"/>
    <w:rsid w:val="00E534AF"/>
    <w:rsid w:val="00E62AA2"/>
    <w:rsid w:val="00E6467F"/>
    <w:rsid w:val="00E70FCD"/>
    <w:rsid w:val="00E71A8E"/>
    <w:rsid w:val="00E72437"/>
    <w:rsid w:val="00EA1167"/>
    <w:rsid w:val="00EA1780"/>
    <w:rsid w:val="00EA5F16"/>
    <w:rsid w:val="00EB3CFF"/>
    <w:rsid w:val="00EC35AC"/>
    <w:rsid w:val="00EC5659"/>
    <w:rsid w:val="00EC6199"/>
    <w:rsid w:val="00ED589E"/>
    <w:rsid w:val="00EE3314"/>
    <w:rsid w:val="00EF37FB"/>
    <w:rsid w:val="00EF699D"/>
    <w:rsid w:val="00F07324"/>
    <w:rsid w:val="00F358AC"/>
    <w:rsid w:val="00F463FF"/>
    <w:rsid w:val="00F47354"/>
    <w:rsid w:val="00F5617A"/>
    <w:rsid w:val="00F5654C"/>
    <w:rsid w:val="00F61BA6"/>
    <w:rsid w:val="00F83433"/>
    <w:rsid w:val="00F956B4"/>
    <w:rsid w:val="00FA0901"/>
    <w:rsid w:val="00FB1F11"/>
    <w:rsid w:val="00FB43A2"/>
    <w:rsid w:val="00FC3979"/>
    <w:rsid w:val="00FC703D"/>
    <w:rsid w:val="00FD1DA4"/>
    <w:rsid w:val="00FD2801"/>
    <w:rsid w:val="00FD67A8"/>
    <w:rsid w:val="00FD6CCF"/>
    <w:rsid w:val="00FE06F3"/>
    <w:rsid w:val="00FF66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04C8D-B4D4-4EE7-B15B-F1B8CA47C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65C"/>
    <w:pPr>
      <w:widowControl w:val="0"/>
      <w:spacing w:line="400" w:lineRule="exact"/>
      <w:ind w:firstLine="454"/>
      <w:jc w:val="both"/>
    </w:pPr>
    <w:rPr>
      <w:rFonts w:ascii="Times New Roman" w:eastAsia="SimSun" w:hAnsi="Times New Roman"/>
      <w:sz w:val="24"/>
    </w:rPr>
  </w:style>
  <w:style w:type="paragraph" w:styleId="Heading1">
    <w:name w:val="heading 1"/>
    <w:basedOn w:val="Normal"/>
    <w:next w:val="Normal"/>
    <w:link w:val="Heading1Char"/>
    <w:uiPriority w:val="9"/>
    <w:qFormat/>
    <w:rsid w:val="00136545"/>
    <w:pPr>
      <w:keepNext/>
      <w:keepLines/>
      <w:numPr>
        <w:numId w:val="15"/>
      </w:numPr>
      <w:spacing w:before="600" w:after="400"/>
      <w:jc w:val="center"/>
      <w:outlineLvl w:val="0"/>
    </w:pPr>
    <w:rPr>
      <w:rFonts w:eastAsia="SimHei"/>
      <w:b/>
      <w:bCs/>
      <w:kern w:val="44"/>
      <w:sz w:val="30"/>
      <w:szCs w:val="44"/>
    </w:rPr>
  </w:style>
  <w:style w:type="paragraph" w:styleId="Heading2">
    <w:name w:val="heading 2"/>
    <w:basedOn w:val="Normal"/>
    <w:next w:val="Normal"/>
    <w:link w:val="Heading2Char"/>
    <w:uiPriority w:val="9"/>
    <w:qFormat/>
    <w:rsid w:val="00136545"/>
    <w:pPr>
      <w:keepNext/>
      <w:keepLines/>
      <w:numPr>
        <w:ilvl w:val="1"/>
        <w:numId w:val="15"/>
      </w:numPr>
      <w:spacing w:before="500" w:after="240" w:line="360" w:lineRule="exact"/>
      <w:jc w:val="left"/>
      <w:outlineLvl w:val="1"/>
    </w:pPr>
    <w:rPr>
      <w:rFonts w:asciiTheme="majorHAnsi" w:eastAsia="SimHei" w:hAnsiTheme="majorHAnsi" w:cstheme="majorBidi"/>
      <w:b/>
      <w:bCs/>
      <w:sz w:val="28"/>
      <w:szCs w:val="32"/>
    </w:rPr>
  </w:style>
  <w:style w:type="paragraph" w:styleId="Heading3">
    <w:name w:val="heading 3"/>
    <w:basedOn w:val="Normal"/>
    <w:next w:val="Normal"/>
    <w:link w:val="Heading3Char"/>
    <w:uiPriority w:val="9"/>
    <w:qFormat/>
    <w:rsid w:val="00A51122"/>
    <w:pPr>
      <w:keepNext/>
      <w:keepLines/>
      <w:numPr>
        <w:ilvl w:val="2"/>
        <w:numId w:val="15"/>
      </w:numPr>
      <w:spacing w:before="240" w:after="120" w:line="300" w:lineRule="exact"/>
      <w:outlineLvl w:val="2"/>
    </w:pPr>
    <w:rPr>
      <w:rFonts w:eastAsia="SimHei"/>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545"/>
    <w:rPr>
      <w:rFonts w:eastAsia="SimHei"/>
      <w:b/>
      <w:bCs/>
      <w:kern w:val="44"/>
      <w:sz w:val="30"/>
      <w:szCs w:val="44"/>
    </w:rPr>
  </w:style>
  <w:style w:type="paragraph" w:styleId="ListParagraph">
    <w:name w:val="List Paragraph"/>
    <w:basedOn w:val="Normal"/>
    <w:uiPriority w:val="34"/>
    <w:qFormat/>
    <w:rsid w:val="00D40B2E"/>
    <w:pPr>
      <w:ind w:firstLineChars="200" w:firstLine="420"/>
    </w:pPr>
  </w:style>
  <w:style w:type="character" w:styleId="PlaceholderText">
    <w:name w:val="Placeholder Text"/>
    <w:basedOn w:val="DefaultParagraphFont"/>
    <w:uiPriority w:val="99"/>
    <w:semiHidden/>
    <w:rsid w:val="003C572A"/>
    <w:rPr>
      <w:color w:val="808080"/>
    </w:rPr>
  </w:style>
  <w:style w:type="character" w:customStyle="1" w:styleId="Heading2Char">
    <w:name w:val="Heading 2 Char"/>
    <w:basedOn w:val="DefaultParagraphFont"/>
    <w:link w:val="Heading2"/>
    <w:uiPriority w:val="9"/>
    <w:rsid w:val="00A51122"/>
    <w:rPr>
      <w:rFonts w:asciiTheme="majorHAnsi" w:eastAsia="SimHei" w:hAnsiTheme="majorHAnsi" w:cstheme="majorBidi"/>
      <w:b/>
      <w:bCs/>
      <w:sz w:val="28"/>
      <w:szCs w:val="32"/>
    </w:rPr>
  </w:style>
  <w:style w:type="character" w:customStyle="1" w:styleId="Heading3Char">
    <w:name w:val="Heading 3 Char"/>
    <w:basedOn w:val="DefaultParagraphFont"/>
    <w:link w:val="Heading3"/>
    <w:uiPriority w:val="9"/>
    <w:rsid w:val="00A51122"/>
    <w:rPr>
      <w:rFonts w:eastAsia="SimHei"/>
      <w:b/>
      <w:bCs/>
      <w:sz w:val="24"/>
      <w:szCs w:val="32"/>
    </w:rPr>
  </w:style>
  <w:style w:type="paragraph" w:styleId="Caption">
    <w:name w:val="caption"/>
    <w:basedOn w:val="Normal"/>
    <w:next w:val="Normal"/>
    <w:uiPriority w:val="35"/>
    <w:qFormat/>
    <w:rsid w:val="00A51122"/>
    <w:rPr>
      <w:rFonts w:asciiTheme="majorHAnsi" w:hAnsiTheme="majorHAnsi" w:cstheme="majorBidi"/>
      <w:sz w:val="21"/>
      <w:szCs w:val="20"/>
    </w:rPr>
  </w:style>
  <w:style w:type="paragraph" w:customStyle="1" w:styleId="Reference">
    <w:name w:val="Reference"/>
    <w:basedOn w:val="Normal"/>
    <w:next w:val="Normal"/>
    <w:link w:val="ReferenceChar"/>
    <w:qFormat/>
    <w:rsid w:val="00A51122"/>
    <w:pPr>
      <w:spacing w:before="60" w:after="60" w:line="340" w:lineRule="exact"/>
      <w:ind w:firstLine="0"/>
    </w:pPr>
    <w:rPr>
      <w:sz w:val="21"/>
    </w:rPr>
  </w:style>
  <w:style w:type="paragraph" w:styleId="Bibliography">
    <w:name w:val="Bibliography"/>
    <w:basedOn w:val="Normal"/>
    <w:next w:val="Normal"/>
    <w:link w:val="BibliographyChar"/>
    <w:uiPriority w:val="37"/>
    <w:unhideWhenUsed/>
    <w:rsid w:val="00993B4B"/>
  </w:style>
  <w:style w:type="character" w:customStyle="1" w:styleId="ReferenceChar">
    <w:name w:val="Reference Char"/>
    <w:basedOn w:val="DefaultParagraphFont"/>
    <w:link w:val="Reference"/>
    <w:rsid w:val="00A51122"/>
    <w:rPr>
      <w:rFonts w:eastAsia="SimSun"/>
    </w:rPr>
  </w:style>
  <w:style w:type="table" w:styleId="TableGrid">
    <w:name w:val="Table Grid"/>
    <w:basedOn w:val="TableNormal"/>
    <w:rsid w:val="00C57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加粗"/>
    <w:basedOn w:val="Normal"/>
    <w:rsid w:val="00AE3CF5"/>
    <w:pPr>
      <w:widowControl/>
      <w:adjustRightInd w:val="0"/>
      <w:snapToGrid w:val="0"/>
      <w:ind w:firstLine="482"/>
      <w:jc w:val="left"/>
    </w:pPr>
    <w:rPr>
      <w:rFonts w:cs="Times New Roman"/>
      <w:b/>
      <w:szCs w:val="24"/>
    </w:rPr>
  </w:style>
  <w:style w:type="paragraph" w:customStyle="1" w:styleId="a0">
    <w:name w:val="封面_时间"/>
    <w:basedOn w:val="Normal"/>
    <w:rsid w:val="00AE3CF5"/>
    <w:pPr>
      <w:widowControl/>
      <w:adjustRightInd w:val="0"/>
      <w:snapToGrid w:val="0"/>
      <w:ind w:firstLine="0"/>
      <w:jc w:val="center"/>
    </w:pPr>
    <w:rPr>
      <w:rFonts w:cs="Times New Roman"/>
      <w:szCs w:val="24"/>
    </w:rPr>
  </w:style>
  <w:style w:type="character" w:customStyle="1" w:styleId="Char">
    <w:name w:val="授权说明书签字、日期 Char"/>
    <w:basedOn w:val="DefaultParagraphFont"/>
    <w:rsid w:val="00AE3CF5"/>
    <w:rPr>
      <w:rFonts w:eastAsia="SimSun"/>
      <w:kern w:val="2"/>
      <w:sz w:val="24"/>
      <w:szCs w:val="24"/>
      <w:lang w:val="en-US" w:eastAsia="zh-CN" w:bidi="ar-SA"/>
    </w:rPr>
  </w:style>
  <w:style w:type="character" w:customStyle="1" w:styleId="Char0">
    <w:name w:val="授权说明书签名日期下划线 Char"/>
    <w:basedOn w:val="DefaultParagraphFont"/>
    <w:rsid w:val="00AE3CF5"/>
    <w:rPr>
      <w:rFonts w:eastAsia="SimSun"/>
      <w:kern w:val="2"/>
      <w:sz w:val="26"/>
      <w:szCs w:val="24"/>
      <w:u w:val="single"/>
      <w:lang w:val="en-US" w:eastAsia="zh-CN" w:bidi="ar-SA"/>
    </w:rPr>
  </w:style>
  <w:style w:type="paragraph" w:customStyle="1" w:styleId="a1">
    <w:name w:val="使用授权的说明标题"/>
    <w:basedOn w:val="Normal"/>
    <w:rsid w:val="00AE3CF5"/>
    <w:pPr>
      <w:widowControl/>
      <w:adjustRightInd w:val="0"/>
      <w:snapToGrid w:val="0"/>
      <w:spacing w:before="800" w:after="240" w:line="480" w:lineRule="exact"/>
      <w:ind w:firstLine="0"/>
      <w:jc w:val="center"/>
    </w:pPr>
    <w:rPr>
      <w:rFonts w:ascii="SimHei" w:eastAsia="SimHei" w:cs="Times New Roman"/>
      <w:sz w:val="44"/>
      <w:szCs w:val="24"/>
    </w:rPr>
  </w:style>
  <w:style w:type="paragraph" w:customStyle="1" w:styleId="a2">
    <w:name w:val="中文摘要"/>
    <w:basedOn w:val="Normal"/>
    <w:link w:val="Char1"/>
    <w:qFormat/>
    <w:rsid w:val="0043359E"/>
    <w:pPr>
      <w:widowControl/>
      <w:snapToGrid w:val="0"/>
      <w:spacing w:before="800" w:after="400"/>
      <w:ind w:firstLine="0"/>
      <w:jc w:val="center"/>
    </w:pPr>
    <w:rPr>
      <w:rFonts w:ascii="SimHei" w:eastAsia="SimHei" w:hAnsi="SimHei"/>
      <w:sz w:val="30"/>
    </w:rPr>
  </w:style>
  <w:style w:type="paragraph" w:customStyle="1" w:styleId="a3">
    <w:name w:val="中文摘要正文"/>
    <w:basedOn w:val="Normal"/>
    <w:link w:val="Char2"/>
    <w:qFormat/>
    <w:rsid w:val="008736CA"/>
    <w:pPr>
      <w:widowControl/>
      <w:ind w:firstLine="420"/>
      <w:jc w:val="left"/>
    </w:pPr>
  </w:style>
  <w:style w:type="character" w:customStyle="1" w:styleId="Char1">
    <w:name w:val="中文摘要 Char"/>
    <w:basedOn w:val="DefaultParagraphFont"/>
    <w:link w:val="a2"/>
    <w:rsid w:val="0043359E"/>
    <w:rPr>
      <w:rFonts w:ascii="SimHei" w:eastAsia="SimHei" w:hAnsi="SimHei"/>
      <w:sz w:val="30"/>
    </w:rPr>
  </w:style>
  <w:style w:type="paragraph" w:customStyle="1" w:styleId="Abstract">
    <w:name w:val="Abstract"/>
    <w:basedOn w:val="Normal"/>
    <w:link w:val="AbstractChar"/>
    <w:qFormat/>
    <w:rsid w:val="008736CA"/>
    <w:pPr>
      <w:widowControl/>
      <w:spacing w:before="800" w:after="400"/>
      <w:ind w:firstLine="0"/>
      <w:jc w:val="center"/>
    </w:pPr>
    <w:rPr>
      <w:rFonts w:eastAsia="Arial"/>
      <w:sz w:val="30"/>
    </w:rPr>
  </w:style>
  <w:style w:type="character" w:customStyle="1" w:styleId="Char2">
    <w:name w:val="中文摘要正文 Char"/>
    <w:basedOn w:val="DefaultParagraphFont"/>
    <w:link w:val="a3"/>
    <w:rsid w:val="008736CA"/>
    <w:rPr>
      <w:rFonts w:eastAsia="SimSun"/>
      <w:sz w:val="24"/>
    </w:rPr>
  </w:style>
  <w:style w:type="paragraph" w:customStyle="1" w:styleId="AbtractContent">
    <w:name w:val="Abtract Content"/>
    <w:basedOn w:val="Normal"/>
    <w:link w:val="AbtractContentChar"/>
    <w:qFormat/>
    <w:rsid w:val="008736CA"/>
    <w:pPr>
      <w:widowControl/>
      <w:ind w:firstLine="420"/>
      <w:jc w:val="left"/>
    </w:pPr>
    <w:rPr>
      <w:rFonts w:eastAsia="Times New Roman"/>
    </w:rPr>
  </w:style>
  <w:style w:type="character" w:customStyle="1" w:styleId="AbstractChar">
    <w:name w:val="Abstract Char"/>
    <w:basedOn w:val="DefaultParagraphFont"/>
    <w:link w:val="Abstract"/>
    <w:rsid w:val="008736CA"/>
    <w:rPr>
      <w:rFonts w:eastAsia="Arial"/>
      <w:sz w:val="30"/>
    </w:rPr>
  </w:style>
  <w:style w:type="paragraph" w:styleId="TOCHeading">
    <w:name w:val="TOC Heading"/>
    <w:basedOn w:val="Heading1"/>
    <w:next w:val="Normal"/>
    <w:uiPriority w:val="39"/>
    <w:unhideWhenUsed/>
    <w:qFormat/>
    <w:rsid w:val="008736CA"/>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customStyle="1" w:styleId="AbtractContentChar">
    <w:name w:val="Abtract Content Char"/>
    <w:basedOn w:val="DefaultParagraphFont"/>
    <w:link w:val="AbtractContent"/>
    <w:rsid w:val="008736CA"/>
    <w:rPr>
      <w:rFonts w:ascii="Times New Roman" w:eastAsia="Times New Roman" w:hAnsi="Times New Roman"/>
      <w:sz w:val="24"/>
    </w:rPr>
  </w:style>
  <w:style w:type="paragraph" w:styleId="TOC1">
    <w:name w:val="toc 1"/>
    <w:basedOn w:val="Normal"/>
    <w:next w:val="Normal"/>
    <w:autoRedefine/>
    <w:uiPriority w:val="39"/>
    <w:unhideWhenUsed/>
    <w:rsid w:val="008736CA"/>
    <w:pPr>
      <w:tabs>
        <w:tab w:val="left" w:pos="1050"/>
        <w:tab w:val="right" w:leader="dot" w:pos="8381"/>
      </w:tabs>
      <w:spacing w:before="120"/>
      <w:jc w:val="left"/>
    </w:pPr>
    <w:rPr>
      <w:rFonts w:eastAsia="SimHei"/>
    </w:rPr>
  </w:style>
  <w:style w:type="paragraph" w:styleId="TOC2">
    <w:name w:val="toc 2"/>
    <w:basedOn w:val="Normal"/>
    <w:next w:val="Normal"/>
    <w:autoRedefine/>
    <w:uiPriority w:val="39"/>
    <w:unhideWhenUsed/>
    <w:rsid w:val="008736CA"/>
    <w:pPr>
      <w:ind w:leftChars="200" w:left="200"/>
    </w:pPr>
  </w:style>
  <w:style w:type="character" w:styleId="Hyperlink">
    <w:name w:val="Hyperlink"/>
    <w:basedOn w:val="DefaultParagraphFont"/>
    <w:uiPriority w:val="99"/>
    <w:unhideWhenUsed/>
    <w:rsid w:val="008736CA"/>
    <w:rPr>
      <w:color w:val="0563C1" w:themeColor="hyperlink"/>
      <w:u w:val="single"/>
    </w:rPr>
  </w:style>
  <w:style w:type="paragraph" w:customStyle="1" w:styleId="a4">
    <w:name w:val="参考文献正文"/>
    <w:basedOn w:val="Bibliography"/>
    <w:link w:val="Char3"/>
    <w:qFormat/>
    <w:rsid w:val="00144C8A"/>
    <w:pPr>
      <w:ind w:firstLine="0"/>
    </w:pPr>
    <w:rPr>
      <w:noProof/>
      <w:sz w:val="21"/>
    </w:rPr>
  </w:style>
  <w:style w:type="paragraph" w:styleId="TableofFigures">
    <w:name w:val="table of figures"/>
    <w:basedOn w:val="Normal"/>
    <w:next w:val="Normal"/>
    <w:uiPriority w:val="99"/>
    <w:unhideWhenUsed/>
    <w:rsid w:val="00DE665C"/>
    <w:pPr>
      <w:ind w:leftChars="200" w:left="200" w:hangingChars="200" w:hanging="200"/>
    </w:pPr>
  </w:style>
  <w:style w:type="paragraph" w:customStyle="1" w:styleId="11">
    <w:name w:val="标题 1_无编号1"/>
    <w:basedOn w:val="Normal"/>
    <w:rsid w:val="003A44C2"/>
    <w:pPr>
      <w:keepNext/>
      <w:keepLines/>
      <w:widowControl/>
      <w:adjustRightInd w:val="0"/>
      <w:snapToGrid w:val="0"/>
      <w:spacing w:before="1000" w:after="400"/>
      <w:ind w:left="-397" w:firstLine="425"/>
      <w:jc w:val="center"/>
      <w:outlineLvl w:val="0"/>
    </w:pPr>
    <w:rPr>
      <w:rFonts w:ascii="Arial" w:eastAsia="SimHei" w:hAnsi="Arial" w:cs="Times New Roman"/>
      <w:bCs/>
      <w:kern w:val="44"/>
      <w:sz w:val="30"/>
      <w:szCs w:val="30"/>
    </w:rPr>
  </w:style>
  <w:style w:type="character" w:customStyle="1" w:styleId="BibliographyChar">
    <w:name w:val="Bibliography Char"/>
    <w:basedOn w:val="DefaultParagraphFont"/>
    <w:link w:val="Bibliography"/>
    <w:uiPriority w:val="37"/>
    <w:rsid w:val="0043359E"/>
    <w:rPr>
      <w:rFonts w:ascii="Times New Roman" w:eastAsia="SimSun" w:hAnsi="Times New Roman"/>
      <w:sz w:val="24"/>
    </w:rPr>
  </w:style>
  <w:style w:type="character" w:customStyle="1" w:styleId="Char3">
    <w:name w:val="参考文献正文 Char"/>
    <w:basedOn w:val="BibliographyChar"/>
    <w:link w:val="a4"/>
    <w:rsid w:val="00144C8A"/>
    <w:rPr>
      <w:rFonts w:ascii="Times New Roman" w:eastAsia="SimSun" w:hAnsi="Times New Roman"/>
      <w:noProof/>
      <w:sz w:val="24"/>
    </w:rPr>
  </w:style>
  <w:style w:type="character" w:customStyle="1" w:styleId="Char4">
    <w:name w:val="声明签名日期下划线 Char"/>
    <w:basedOn w:val="DefaultParagraphFont"/>
    <w:rsid w:val="003A44C2"/>
    <w:rPr>
      <w:rFonts w:eastAsia="SimSun"/>
      <w:kern w:val="2"/>
      <w:sz w:val="24"/>
      <w:szCs w:val="24"/>
      <w:lang w:val="en-US" w:eastAsia="zh-CN" w:bidi="ar-SA"/>
    </w:rPr>
  </w:style>
  <w:style w:type="paragraph" w:styleId="Header">
    <w:name w:val="header"/>
    <w:basedOn w:val="Normal"/>
    <w:link w:val="HeaderChar"/>
    <w:uiPriority w:val="99"/>
    <w:unhideWhenUsed/>
    <w:rsid w:val="00793311"/>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793311"/>
    <w:rPr>
      <w:rFonts w:ascii="Times New Roman" w:eastAsia="SimSun" w:hAnsi="Times New Roman"/>
      <w:sz w:val="18"/>
      <w:szCs w:val="18"/>
    </w:rPr>
  </w:style>
  <w:style w:type="paragraph" w:styleId="Footer">
    <w:name w:val="footer"/>
    <w:basedOn w:val="Normal"/>
    <w:link w:val="FooterChar"/>
    <w:uiPriority w:val="99"/>
    <w:unhideWhenUsed/>
    <w:rsid w:val="00793311"/>
    <w:pPr>
      <w:tabs>
        <w:tab w:val="center" w:pos="4153"/>
        <w:tab w:val="right" w:pos="8306"/>
      </w:tabs>
      <w:snapToGrid w:val="0"/>
      <w:spacing w:line="240" w:lineRule="atLeast"/>
      <w:jc w:val="left"/>
    </w:pPr>
    <w:rPr>
      <w:sz w:val="18"/>
      <w:szCs w:val="18"/>
    </w:rPr>
  </w:style>
  <w:style w:type="character" w:customStyle="1" w:styleId="FooterChar">
    <w:name w:val="Footer Char"/>
    <w:basedOn w:val="DefaultParagraphFont"/>
    <w:link w:val="Footer"/>
    <w:uiPriority w:val="99"/>
    <w:rsid w:val="00793311"/>
    <w:rPr>
      <w:rFonts w:ascii="Times New Roman" w:eastAsia="SimSun" w:hAnsi="Times New Roman"/>
      <w:sz w:val="18"/>
      <w:szCs w:val="18"/>
    </w:rPr>
  </w:style>
  <w:style w:type="paragraph" w:styleId="TOC3">
    <w:name w:val="toc 3"/>
    <w:basedOn w:val="Normal"/>
    <w:next w:val="Normal"/>
    <w:autoRedefine/>
    <w:uiPriority w:val="39"/>
    <w:unhideWhenUsed/>
    <w:rsid w:val="00E6467F"/>
    <w:pPr>
      <w:ind w:leftChars="400" w:left="840"/>
    </w:pPr>
  </w:style>
  <w:style w:type="paragraph" w:styleId="BalloonText">
    <w:name w:val="Balloon Text"/>
    <w:basedOn w:val="Normal"/>
    <w:link w:val="BalloonTextChar"/>
    <w:uiPriority w:val="99"/>
    <w:semiHidden/>
    <w:unhideWhenUsed/>
    <w:rsid w:val="00450AC0"/>
    <w:pPr>
      <w:spacing w:line="240" w:lineRule="auto"/>
    </w:pPr>
    <w:rPr>
      <w:sz w:val="18"/>
      <w:szCs w:val="18"/>
    </w:rPr>
  </w:style>
  <w:style w:type="character" w:customStyle="1" w:styleId="BalloonTextChar">
    <w:name w:val="Balloon Text Char"/>
    <w:basedOn w:val="DefaultParagraphFont"/>
    <w:link w:val="BalloonText"/>
    <w:uiPriority w:val="99"/>
    <w:semiHidden/>
    <w:rsid w:val="00450AC0"/>
    <w:rPr>
      <w:rFonts w:ascii="Times New Roman" w:eastAsia="SimSun" w:hAnsi="Times New Roman"/>
      <w:sz w:val="18"/>
      <w:szCs w:val="18"/>
    </w:rPr>
  </w:style>
  <w:style w:type="paragraph" w:styleId="EndnoteText">
    <w:name w:val="endnote text"/>
    <w:basedOn w:val="Normal"/>
    <w:link w:val="EndnoteTextChar"/>
    <w:uiPriority w:val="99"/>
    <w:semiHidden/>
    <w:unhideWhenUsed/>
    <w:rsid w:val="00DA21AD"/>
    <w:pPr>
      <w:snapToGrid w:val="0"/>
      <w:jc w:val="left"/>
    </w:pPr>
  </w:style>
  <w:style w:type="character" w:customStyle="1" w:styleId="EndnoteTextChar">
    <w:name w:val="Endnote Text Char"/>
    <w:basedOn w:val="DefaultParagraphFont"/>
    <w:link w:val="EndnoteText"/>
    <w:uiPriority w:val="99"/>
    <w:semiHidden/>
    <w:rsid w:val="00DA21AD"/>
    <w:rPr>
      <w:rFonts w:ascii="Times New Roman" w:eastAsia="SimSun" w:hAnsi="Times New Roman"/>
      <w:sz w:val="24"/>
    </w:rPr>
  </w:style>
  <w:style w:type="character" w:styleId="EndnoteReference">
    <w:name w:val="endnote reference"/>
    <w:basedOn w:val="DefaultParagraphFont"/>
    <w:uiPriority w:val="99"/>
    <w:semiHidden/>
    <w:unhideWhenUsed/>
    <w:rsid w:val="00DA21AD"/>
    <w:rPr>
      <w:vertAlign w:val="superscript"/>
    </w:rPr>
  </w:style>
  <w:style w:type="paragraph" w:styleId="FootnoteText">
    <w:name w:val="footnote text"/>
    <w:basedOn w:val="Normal"/>
    <w:link w:val="FootnoteTextChar"/>
    <w:uiPriority w:val="99"/>
    <w:semiHidden/>
    <w:unhideWhenUsed/>
    <w:rsid w:val="00B9761F"/>
    <w:pPr>
      <w:snapToGrid w:val="0"/>
      <w:jc w:val="left"/>
    </w:pPr>
    <w:rPr>
      <w:sz w:val="18"/>
      <w:szCs w:val="18"/>
    </w:rPr>
  </w:style>
  <w:style w:type="character" w:customStyle="1" w:styleId="FootnoteTextChar">
    <w:name w:val="Footnote Text Char"/>
    <w:basedOn w:val="DefaultParagraphFont"/>
    <w:link w:val="FootnoteText"/>
    <w:uiPriority w:val="99"/>
    <w:semiHidden/>
    <w:rsid w:val="00B9761F"/>
    <w:rPr>
      <w:rFonts w:ascii="Times New Roman" w:eastAsia="SimSu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1602">
      <w:bodyDiv w:val="1"/>
      <w:marLeft w:val="0"/>
      <w:marRight w:val="0"/>
      <w:marTop w:val="0"/>
      <w:marBottom w:val="0"/>
      <w:divBdr>
        <w:top w:val="none" w:sz="0" w:space="0" w:color="auto"/>
        <w:left w:val="none" w:sz="0" w:space="0" w:color="auto"/>
        <w:bottom w:val="none" w:sz="0" w:space="0" w:color="auto"/>
        <w:right w:val="none" w:sz="0" w:space="0" w:color="auto"/>
      </w:divBdr>
    </w:div>
    <w:div w:id="14162423">
      <w:bodyDiv w:val="1"/>
      <w:marLeft w:val="0"/>
      <w:marRight w:val="0"/>
      <w:marTop w:val="0"/>
      <w:marBottom w:val="0"/>
      <w:divBdr>
        <w:top w:val="none" w:sz="0" w:space="0" w:color="auto"/>
        <w:left w:val="none" w:sz="0" w:space="0" w:color="auto"/>
        <w:bottom w:val="none" w:sz="0" w:space="0" w:color="auto"/>
        <w:right w:val="none" w:sz="0" w:space="0" w:color="auto"/>
      </w:divBdr>
    </w:div>
    <w:div w:id="35082023">
      <w:bodyDiv w:val="1"/>
      <w:marLeft w:val="0"/>
      <w:marRight w:val="0"/>
      <w:marTop w:val="0"/>
      <w:marBottom w:val="0"/>
      <w:divBdr>
        <w:top w:val="none" w:sz="0" w:space="0" w:color="auto"/>
        <w:left w:val="none" w:sz="0" w:space="0" w:color="auto"/>
        <w:bottom w:val="none" w:sz="0" w:space="0" w:color="auto"/>
        <w:right w:val="none" w:sz="0" w:space="0" w:color="auto"/>
      </w:divBdr>
    </w:div>
    <w:div w:id="39018747">
      <w:bodyDiv w:val="1"/>
      <w:marLeft w:val="0"/>
      <w:marRight w:val="0"/>
      <w:marTop w:val="0"/>
      <w:marBottom w:val="0"/>
      <w:divBdr>
        <w:top w:val="none" w:sz="0" w:space="0" w:color="auto"/>
        <w:left w:val="none" w:sz="0" w:space="0" w:color="auto"/>
        <w:bottom w:val="none" w:sz="0" w:space="0" w:color="auto"/>
        <w:right w:val="none" w:sz="0" w:space="0" w:color="auto"/>
      </w:divBdr>
    </w:div>
    <w:div w:id="69469023">
      <w:bodyDiv w:val="1"/>
      <w:marLeft w:val="0"/>
      <w:marRight w:val="0"/>
      <w:marTop w:val="0"/>
      <w:marBottom w:val="0"/>
      <w:divBdr>
        <w:top w:val="none" w:sz="0" w:space="0" w:color="auto"/>
        <w:left w:val="none" w:sz="0" w:space="0" w:color="auto"/>
        <w:bottom w:val="none" w:sz="0" w:space="0" w:color="auto"/>
        <w:right w:val="none" w:sz="0" w:space="0" w:color="auto"/>
      </w:divBdr>
    </w:div>
    <w:div w:id="71198705">
      <w:bodyDiv w:val="1"/>
      <w:marLeft w:val="0"/>
      <w:marRight w:val="0"/>
      <w:marTop w:val="0"/>
      <w:marBottom w:val="0"/>
      <w:divBdr>
        <w:top w:val="none" w:sz="0" w:space="0" w:color="auto"/>
        <w:left w:val="none" w:sz="0" w:space="0" w:color="auto"/>
        <w:bottom w:val="none" w:sz="0" w:space="0" w:color="auto"/>
        <w:right w:val="none" w:sz="0" w:space="0" w:color="auto"/>
      </w:divBdr>
    </w:div>
    <w:div w:id="79957436">
      <w:bodyDiv w:val="1"/>
      <w:marLeft w:val="0"/>
      <w:marRight w:val="0"/>
      <w:marTop w:val="0"/>
      <w:marBottom w:val="0"/>
      <w:divBdr>
        <w:top w:val="none" w:sz="0" w:space="0" w:color="auto"/>
        <w:left w:val="none" w:sz="0" w:space="0" w:color="auto"/>
        <w:bottom w:val="none" w:sz="0" w:space="0" w:color="auto"/>
        <w:right w:val="none" w:sz="0" w:space="0" w:color="auto"/>
      </w:divBdr>
    </w:div>
    <w:div w:id="91628524">
      <w:bodyDiv w:val="1"/>
      <w:marLeft w:val="0"/>
      <w:marRight w:val="0"/>
      <w:marTop w:val="0"/>
      <w:marBottom w:val="0"/>
      <w:divBdr>
        <w:top w:val="none" w:sz="0" w:space="0" w:color="auto"/>
        <w:left w:val="none" w:sz="0" w:space="0" w:color="auto"/>
        <w:bottom w:val="none" w:sz="0" w:space="0" w:color="auto"/>
        <w:right w:val="none" w:sz="0" w:space="0" w:color="auto"/>
      </w:divBdr>
    </w:div>
    <w:div w:id="122768638">
      <w:bodyDiv w:val="1"/>
      <w:marLeft w:val="0"/>
      <w:marRight w:val="0"/>
      <w:marTop w:val="0"/>
      <w:marBottom w:val="0"/>
      <w:divBdr>
        <w:top w:val="none" w:sz="0" w:space="0" w:color="auto"/>
        <w:left w:val="none" w:sz="0" w:space="0" w:color="auto"/>
        <w:bottom w:val="none" w:sz="0" w:space="0" w:color="auto"/>
        <w:right w:val="none" w:sz="0" w:space="0" w:color="auto"/>
      </w:divBdr>
    </w:div>
    <w:div w:id="129323446">
      <w:bodyDiv w:val="1"/>
      <w:marLeft w:val="0"/>
      <w:marRight w:val="0"/>
      <w:marTop w:val="0"/>
      <w:marBottom w:val="0"/>
      <w:divBdr>
        <w:top w:val="none" w:sz="0" w:space="0" w:color="auto"/>
        <w:left w:val="none" w:sz="0" w:space="0" w:color="auto"/>
        <w:bottom w:val="none" w:sz="0" w:space="0" w:color="auto"/>
        <w:right w:val="none" w:sz="0" w:space="0" w:color="auto"/>
      </w:divBdr>
    </w:div>
    <w:div w:id="130443048">
      <w:bodyDiv w:val="1"/>
      <w:marLeft w:val="0"/>
      <w:marRight w:val="0"/>
      <w:marTop w:val="0"/>
      <w:marBottom w:val="0"/>
      <w:divBdr>
        <w:top w:val="none" w:sz="0" w:space="0" w:color="auto"/>
        <w:left w:val="none" w:sz="0" w:space="0" w:color="auto"/>
        <w:bottom w:val="none" w:sz="0" w:space="0" w:color="auto"/>
        <w:right w:val="none" w:sz="0" w:space="0" w:color="auto"/>
      </w:divBdr>
    </w:div>
    <w:div w:id="155263491">
      <w:bodyDiv w:val="1"/>
      <w:marLeft w:val="0"/>
      <w:marRight w:val="0"/>
      <w:marTop w:val="0"/>
      <w:marBottom w:val="0"/>
      <w:divBdr>
        <w:top w:val="none" w:sz="0" w:space="0" w:color="auto"/>
        <w:left w:val="none" w:sz="0" w:space="0" w:color="auto"/>
        <w:bottom w:val="none" w:sz="0" w:space="0" w:color="auto"/>
        <w:right w:val="none" w:sz="0" w:space="0" w:color="auto"/>
      </w:divBdr>
    </w:div>
    <w:div w:id="164175071">
      <w:bodyDiv w:val="1"/>
      <w:marLeft w:val="0"/>
      <w:marRight w:val="0"/>
      <w:marTop w:val="0"/>
      <w:marBottom w:val="0"/>
      <w:divBdr>
        <w:top w:val="none" w:sz="0" w:space="0" w:color="auto"/>
        <w:left w:val="none" w:sz="0" w:space="0" w:color="auto"/>
        <w:bottom w:val="none" w:sz="0" w:space="0" w:color="auto"/>
        <w:right w:val="none" w:sz="0" w:space="0" w:color="auto"/>
      </w:divBdr>
    </w:div>
    <w:div w:id="167214912">
      <w:bodyDiv w:val="1"/>
      <w:marLeft w:val="0"/>
      <w:marRight w:val="0"/>
      <w:marTop w:val="0"/>
      <w:marBottom w:val="0"/>
      <w:divBdr>
        <w:top w:val="none" w:sz="0" w:space="0" w:color="auto"/>
        <w:left w:val="none" w:sz="0" w:space="0" w:color="auto"/>
        <w:bottom w:val="none" w:sz="0" w:space="0" w:color="auto"/>
        <w:right w:val="none" w:sz="0" w:space="0" w:color="auto"/>
      </w:divBdr>
    </w:div>
    <w:div w:id="175846735">
      <w:bodyDiv w:val="1"/>
      <w:marLeft w:val="0"/>
      <w:marRight w:val="0"/>
      <w:marTop w:val="0"/>
      <w:marBottom w:val="0"/>
      <w:divBdr>
        <w:top w:val="none" w:sz="0" w:space="0" w:color="auto"/>
        <w:left w:val="none" w:sz="0" w:space="0" w:color="auto"/>
        <w:bottom w:val="none" w:sz="0" w:space="0" w:color="auto"/>
        <w:right w:val="none" w:sz="0" w:space="0" w:color="auto"/>
      </w:divBdr>
    </w:div>
    <w:div w:id="178203770">
      <w:bodyDiv w:val="1"/>
      <w:marLeft w:val="0"/>
      <w:marRight w:val="0"/>
      <w:marTop w:val="0"/>
      <w:marBottom w:val="0"/>
      <w:divBdr>
        <w:top w:val="none" w:sz="0" w:space="0" w:color="auto"/>
        <w:left w:val="none" w:sz="0" w:space="0" w:color="auto"/>
        <w:bottom w:val="none" w:sz="0" w:space="0" w:color="auto"/>
        <w:right w:val="none" w:sz="0" w:space="0" w:color="auto"/>
      </w:divBdr>
    </w:div>
    <w:div w:id="196506952">
      <w:bodyDiv w:val="1"/>
      <w:marLeft w:val="0"/>
      <w:marRight w:val="0"/>
      <w:marTop w:val="0"/>
      <w:marBottom w:val="0"/>
      <w:divBdr>
        <w:top w:val="none" w:sz="0" w:space="0" w:color="auto"/>
        <w:left w:val="none" w:sz="0" w:space="0" w:color="auto"/>
        <w:bottom w:val="none" w:sz="0" w:space="0" w:color="auto"/>
        <w:right w:val="none" w:sz="0" w:space="0" w:color="auto"/>
      </w:divBdr>
    </w:div>
    <w:div w:id="198930856">
      <w:bodyDiv w:val="1"/>
      <w:marLeft w:val="0"/>
      <w:marRight w:val="0"/>
      <w:marTop w:val="0"/>
      <w:marBottom w:val="0"/>
      <w:divBdr>
        <w:top w:val="none" w:sz="0" w:space="0" w:color="auto"/>
        <w:left w:val="none" w:sz="0" w:space="0" w:color="auto"/>
        <w:bottom w:val="none" w:sz="0" w:space="0" w:color="auto"/>
        <w:right w:val="none" w:sz="0" w:space="0" w:color="auto"/>
      </w:divBdr>
    </w:div>
    <w:div w:id="233853539">
      <w:bodyDiv w:val="1"/>
      <w:marLeft w:val="0"/>
      <w:marRight w:val="0"/>
      <w:marTop w:val="0"/>
      <w:marBottom w:val="0"/>
      <w:divBdr>
        <w:top w:val="none" w:sz="0" w:space="0" w:color="auto"/>
        <w:left w:val="none" w:sz="0" w:space="0" w:color="auto"/>
        <w:bottom w:val="none" w:sz="0" w:space="0" w:color="auto"/>
        <w:right w:val="none" w:sz="0" w:space="0" w:color="auto"/>
      </w:divBdr>
    </w:div>
    <w:div w:id="251472410">
      <w:bodyDiv w:val="1"/>
      <w:marLeft w:val="0"/>
      <w:marRight w:val="0"/>
      <w:marTop w:val="0"/>
      <w:marBottom w:val="0"/>
      <w:divBdr>
        <w:top w:val="none" w:sz="0" w:space="0" w:color="auto"/>
        <w:left w:val="none" w:sz="0" w:space="0" w:color="auto"/>
        <w:bottom w:val="none" w:sz="0" w:space="0" w:color="auto"/>
        <w:right w:val="none" w:sz="0" w:space="0" w:color="auto"/>
      </w:divBdr>
    </w:div>
    <w:div w:id="252016516">
      <w:bodyDiv w:val="1"/>
      <w:marLeft w:val="0"/>
      <w:marRight w:val="0"/>
      <w:marTop w:val="0"/>
      <w:marBottom w:val="0"/>
      <w:divBdr>
        <w:top w:val="none" w:sz="0" w:space="0" w:color="auto"/>
        <w:left w:val="none" w:sz="0" w:space="0" w:color="auto"/>
        <w:bottom w:val="none" w:sz="0" w:space="0" w:color="auto"/>
        <w:right w:val="none" w:sz="0" w:space="0" w:color="auto"/>
      </w:divBdr>
    </w:div>
    <w:div w:id="25817685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9360601">
      <w:bodyDiv w:val="1"/>
      <w:marLeft w:val="0"/>
      <w:marRight w:val="0"/>
      <w:marTop w:val="0"/>
      <w:marBottom w:val="0"/>
      <w:divBdr>
        <w:top w:val="none" w:sz="0" w:space="0" w:color="auto"/>
        <w:left w:val="none" w:sz="0" w:space="0" w:color="auto"/>
        <w:bottom w:val="none" w:sz="0" w:space="0" w:color="auto"/>
        <w:right w:val="none" w:sz="0" w:space="0" w:color="auto"/>
      </w:divBdr>
    </w:div>
    <w:div w:id="270745490">
      <w:bodyDiv w:val="1"/>
      <w:marLeft w:val="0"/>
      <w:marRight w:val="0"/>
      <w:marTop w:val="0"/>
      <w:marBottom w:val="0"/>
      <w:divBdr>
        <w:top w:val="none" w:sz="0" w:space="0" w:color="auto"/>
        <w:left w:val="none" w:sz="0" w:space="0" w:color="auto"/>
        <w:bottom w:val="none" w:sz="0" w:space="0" w:color="auto"/>
        <w:right w:val="none" w:sz="0" w:space="0" w:color="auto"/>
      </w:divBdr>
    </w:div>
    <w:div w:id="276644568">
      <w:bodyDiv w:val="1"/>
      <w:marLeft w:val="0"/>
      <w:marRight w:val="0"/>
      <w:marTop w:val="0"/>
      <w:marBottom w:val="0"/>
      <w:divBdr>
        <w:top w:val="none" w:sz="0" w:space="0" w:color="auto"/>
        <w:left w:val="none" w:sz="0" w:space="0" w:color="auto"/>
        <w:bottom w:val="none" w:sz="0" w:space="0" w:color="auto"/>
        <w:right w:val="none" w:sz="0" w:space="0" w:color="auto"/>
      </w:divBdr>
    </w:div>
    <w:div w:id="277101334">
      <w:bodyDiv w:val="1"/>
      <w:marLeft w:val="0"/>
      <w:marRight w:val="0"/>
      <w:marTop w:val="0"/>
      <w:marBottom w:val="0"/>
      <w:divBdr>
        <w:top w:val="none" w:sz="0" w:space="0" w:color="auto"/>
        <w:left w:val="none" w:sz="0" w:space="0" w:color="auto"/>
        <w:bottom w:val="none" w:sz="0" w:space="0" w:color="auto"/>
        <w:right w:val="none" w:sz="0" w:space="0" w:color="auto"/>
      </w:divBdr>
    </w:div>
    <w:div w:id="286662808">
      <w:bodyDiv w:val="1"/>
      <w:marLeft w:val="0"/>
      <w:marRight w:val="0"/>
      <w:marTop w:val="0"/>
      <w:marBottom w:val="0"/>
      <w:divBdr>
        <w:top w:val="none" w:sz="0" w:space="0" w:color="auto"/>
        <w:left w:val="none" w:sz="0" w:space="0" w:color="auto"/>
        <w:bottom w:val="none" w:sz="0" w:space="0" w:color="auto"/>
        <w:right w:val="none" w:sz="0" w:space="0" w:color="auto"/>
      </w:divBdr>
    </w:div>
    <w:div w:id="302151735">
      <w:bodyDiv w:val="1"/>
      <w:marLeft w:val="0"/>
      <w:marRight w:val="0"/>
      <w:marTop w:val="0"/>
      <w:marBottom w:val="0"/>
      <w:divBdr>
        <w:top w:val="none" w:sz="0" w:space="0" w:color="auto"/>
        <w:left w:val="none" w:sz="0" w:space="0" w:color="auto"/>
        <w:bottom w:val="none" w:sz="0" w:space="0" w:color="auto"/>
        <w:right w:val="none" w:sz="0" w:space="0" w:color="auto"/>
      </w:divBdr>
    </w:div>
    <w:div w:id="306714839">
      <w:bodyDiv w:val="1"/>
      <w:marLeft w:val="0"/>
      <w:marRight w:val="0"/>
      <w:marTop w:val="0"/>
      <w:marBottom w:val="0"/>
      <w:divBdr>
        <w:top w:val="none" w:sz="0" w:space="0" w:color="auto"/>
        <w:left w:val="none" w:sz="0" w:space="0" w:color="auto"/>
        <w:bottom w:val="none" w:sz="0" w:space="0" w:color="auto"/>
        <w:right w:val="none" w:sz="0" w:space="0" w:color="auto"/>
      </w:divBdr>
    </w:div>
    <w:div w:id="322390050">
      <w:bodyDiv w:val="1"/>
      <w:marLeft w:val="0"/>
      <w:marRight w:val="0"/>
      <w:marTop w:val="0"/>
      <w:marBottom w:val="0"/>
      <w:divBdr>
        <w:top w:val="none" w:sz="0" w:space="0" w:color="auto"/>
        <w:left w:val="none" w:sz="0" w:space="0" w:color="auto"/>
        <w:bottom w:val="none" w:sz="0" w:space="0" w:color="auto"/>
        <w:right w:val="none" w:sz="0" w:space="0" w:color="auto"/>
      </w:divBdr>
    </w:div>
    <w:div w:id="326323412">
      <w:bodyDiv w:val="1"/>
      <w:marLeft w:val="0"/>
      <w:marRight w:val="0"/>
      <w:marTop w:val="0"/>
      <w:marBottom w:val="0"/>
      <w:divBdr>
        <w:top w:val="none" w:sz="0" w:space="0" w:color="auto"/>
        <w:left w:val="none" w:sz="0" w:space="0" w:color="auto"/>
        <w:bottom w:val="none" w:sz="0" w:space="0" w:color="auto"/>
        <w:right w:val="none" w:sz="0" w:space="0" w:color="auto"/>
      </w:divBdr>
    </w:div>
    <w:div w:id="335962843">
      <w:bodyDiv w:val="1"/>
      <w:marLeft w:val="0"/>
      <w:marRight w:val="0"/>
      <w:marTop w:val="0"/>
      <w:marBottom w:val="0"/>
      <w:divBdr>
        <w:top w:val="none" w:sz="0" w:space="0" w:color="auto"/>
        <w:left w:val="none" w:sz="0" w:space="0" w:color="auto"/>
        <w:bottom w:val="none" w:sz="0" w:space="0" w:color="auto"/>
        <w:right w:val="none" w:sz="0" w:space="0" w:color="auto"/>
      </w:divBdr>
    </w:div>
    <w:div w:id="339623657">
      <w:bodyDiv w:val="1"/>
      <w:marLeft w:val="0"/>
      <w:marRight w:val="0"/>
      <w:marTop w:val="0"/>
      <w:marBottom w:val="0"/>
      <w:divBdr>
        <w:top w:val="none" w:sz="0" w:space="0" w:color="auto"/>
        <w:left w:val="none" w:sz="0" w:space="0" w:color="auto"/>
        <w:bottom w:val="none" w:sz="0" w:space="0" w:color="auto"/>
        <w:right w:val="none" w:sz="0" w:space="0" w:color="auto"/>
      </w:divBdr>
    </w:div>
    <w:div w:id="353963114">
      <w:bodyDiv w:val="1"/>
      <w:marLeft w:val="0"/>
      <w:marRight w:val="0"/>
      <w:marTop w:val="0"/>
      <w:marBottom w:val="0"/>
      <w:divBdr>
        <w:top w:val="none" w:sz="0" w:space="0" w:color="auto"/>
        <w:left w:val="none" w:sz="0" w:space="0" w:color="auto"/>
        <w:bottom w:val="none" w:sz="0" w:space="0" w:color="auto"/>
        <w:right w:val="none" w:sz="0" w:space="0" w:color="auto"/>
      </w:divBdr>
    </w:div>
    <w:div w:id="387992791">
      <w:bodyDiv w:val="1"/>
      <w:marLeft w:val="0"/>
      <w:marRight w:val="0"/>
      <w:marTop w:val="0"/>
      <w:marBottom w:val="0"/>
      <w:divBdr>
        <w:top w:val="none" w:sz="0" w:space="0" w:color="auto"/>
        <w:left w:val="none" w:sz="0" w:space="0" w:color="auto"/>
        <w:bottom w:val="none" w:sz="0" w:space="0" w:color="auto"/>
        <w:right w:val="none" w:sz="0" w:space="0" w:color="auto"/>
      </w:divBdr>
    </w:div>
    <w:div w:id="390425928">
      <w:bodyDiv w:val="1"/>
      <w:marLeft w:val="0"/>
      <w:marRight w:val="0"/>
      <w:marTop w:val="0"/>
      <w:marBottom w:val="0"/>
      <w:divBdr>
        <w:top w:val="none" w:sz="0" w:space="0" w:color="auto"/>
        <w:left w:val="none" w:sz="0" w:space="0" w:color="auto"/>
        <w:bottom w:val="none" w:sz="0" w:space="0" w:color="auto"/>
        <w:right w:val="none" w:sz="0" w:space="0" w:color="auto"/>
      </w:divBdr>
    </w:div>
    <w:div w:id="392658402">
      <w:bodyDiv w:val="1"/>
      <w:marLeft w:val="0"/>
      <w:marRight w:val="0"/>
      <w:marTop w:val="0"/>
      <w:marBottom w:val="0"/>
      <w:divBdr>
        <w:top w:val="none" w:sz="0" w:space="0" w:color="auto"/>
        <w:left w:val="none" w:sz="0" w:space="0" w:color="auto"/>
        <w:bottom w:val="none" w:sz="0" w:space="0" w:color="auto"/>
        <w:right w:val="none" w:sz="0" w:space="0" w:color="auto"/>
      </w:divBdr>
    </w:div>
    <w:div w:id="408623148">
      <w:bodyDiv w:val="1"/>
      <w:marLeft w:val="0"/>
      <w:marRight w:val="0"/>
      <w:marTop w:val="0"/>
      <w:marBottom w:val="0"/>
      <w:divBdr>
        <w:top w:val="none" w:sz="0" w:space="0" w:color="auto"/>
        <w:left w:val="none" w:sz="0" w:space="0" w:color="auto"/>
        <w:bottom w:val="none" w:sz="0" w:space="0" w:color="auto"/>
        <w:right w:val="none" w:sz="0" w:space="0" w:color="auto"/>
      </w:divBdr>
    </w:div>
    <w:div w:id="419832227">
      <w:bodyDiv w:val="1"/>
      <w:marLeft w:val="0"/>
      <w:marRight w:val="0"/>
      <w:marTop w:val="0"/>
      <w:marBottom w:val="0"/>
      <w:divBdr>
        <w:top w:val="none" w:sz="0" w:space="0" w:color="auto"/>
        <w:left w:val="none" w:sz="0" w:space="0" w:color="auto"/>
        <w:bottom w:val="none" w:sz="0" w:space="0" w:color="auto"/>
        <w:right w:val="none" w:sz="0" w:space="0" w:color="auto"/>
      </w:divBdr>
    </w:div>
    <w:div w:id="442850432">
      <w:bodyDiv w:val="1"/>
      <w:marLeft w:val="0"/>
      <w:marRight w:val="0"/>
      <w:marTop w:val="0"/>
      <w:marBottom w:val="0"/>
      <w:divBdr>
        <w:top w:val="none" w:sz="0" w:space="0" w:color="auto"/>
        <w:left w:val="none" w:sz="0" w:space="0" w:color="auto"/>
        <w:bottom w:val="none" w:sz="0" w:space="0" w:color="auto"/>
        <w:right w:val="none" w:sz="0" w:space="0" w:color="auto"/>
      </w:divBdr>
    </w:div>
    <w:div w:id="452795143">
      <w:bodyDiv w:val="1"/>
      <w:marLeft w:val="0"/>
      <w:marRight w:val="0"/>
      <w:marTop w:val="0"/>
      <w:marBottom w:val="0"/>
      <w:divBdr>
        <w:top w:val="none" w:sz="0" w:space="0" w:color="auto"/>
        <w:left w:val="none" w:sz="0" w:space="0" w:color="auto"/>
        <w:bottom w:val="none" w:sz="0" w:space="0" w:color="auto"/>
        <w:right w:val="none" w:sz="0" w:space="0" w:color="auto"/>
      </w:divBdr>
    </w:div>
    <w:div w:id="461385438">
      <w:bodyDiv w:val="1"/>
      <w:marLeft w:val="0"/>
      <w:marRight w:val="0"/>
      <w:marTop w:val="0"/>
      <w:marBottom w:val="0"/>
      <w:divBdr>
        <w:top w:val="none" w:sz="0" w:space="0" w:color="auto"/>
        <w:left w:val="none" w:sz="0" w:space="0" w:color="auto"/>
        <w:bottom w:val="none" w:sz="0" w:space="0" w:color="auto"/>
        <w:right w:val="none" w:sz="0" w:space="0" w:color="auto"/>
      </w:divBdr>
    </w:div>
    <w:div w:id="480344270">
      <w:bodyDiv w:val="1"/>
      <w:marLeft w:val="0"/>
      <w:marRight w:val="0"/>
      <w:marTop w:val="0"/>
      <w:marBottom w:val="0"/>
      <w:divBdr>
        <w:top w:val="none" w:sz="0" w:space="0" w:color="auto"/>
        <w:left w:val="none" w:sz="0" w:space="0" w:color="auto"/>
        <w:bottom w:val="none" w:sz="0" w:space="0" w:color="auto"/>
        <w:right w:val="none" w:sz="0" w:space="0" w:color="auto"/>
      </w:divBdr>
    </w:div>
    <w:div w:id="515732527">
      <w:bodyDiv w:val="1"/>
      <w:marLeft w:val="0"/>
      <w:marRight w:val="0"/>
      <w:marTop w:val="0"/>
      <w:marBottom w:val="0"/>
      <w:divBdr>
        <w:top w:val="none" w:sz="0" w:space="0" w:color="auto"/>
        <w:left w:val="none" w:sz="0" w:space="0" w:color="auto"/>
        <w:bottom w:val="none" w:sz="0" w:space="0" w:color="auto"/>
        <w:right w:val="none" w:sz="0" w:space="0" w:color="auto"/>
      </w:divBdr>
    </w:div>
    <w:div w:id="532038260">
      <w:bodyDiv w:val="1"/>
      <w:marLeft w:val="0"/>
      <w:marRight w:val="0"/>
      <w:marTop w:val="0"/>
      <w:marBottom w:val="0"/>
      <w:divBdr>
        <w:top w:val="none" w:sz="0" w:space="0" w:color="auto"/>
        <w:left w:val="none" w:sz="0" w:space="0" w:color="auto"/>
        <w:bottom w:val="none" w:sz="0" w:space="0" w:color="auto"/>
        <w:right w:val="none" w:sz="0" w:space="0" w:color="auto"/>
      </w:divBdr>
    </w:div>
    <w:div w:id="543179329">
      <w:bodyDiv w:val="1"/>
      <w:marLeft w:val="0"/>
      <w:marRight w:val="0"/>
      <w:marTop w:val="0"/>
      <w:marBottom w:val="0"/>
      <w:divBdr>
        <w:top w:val="none" w:sz="0" w:space="0" w:color="auto"/>
        <w:left w:val="none" w:sz="0" w:space="0" w:color="auto"/>
        <w:bottom w:val="none" w:sz="0" w:space="0" w:color="auto"/>
        <w:right w:val="none" w:sz="0" w:space="0" w:color="auto"/>
      </w:divBdr>
    </w:div>
    <w:div w:id="554778718">
      <w:bodyDiv w:val="1"/>
      <w:marLeft w:val="0"/>
      <w:marRight w:val="0"/>
      <w:marTop w:val="0"/>
      <w:marBottom w:val="0"/>
      <w:divBdr>
        <w:top w:val="none" w:sz="0" w:space="0" w:color="auto"/>
        <w:left w:val="none" w:sz="0" w:space="0" w:color="auto"/>
        <w:bottom w:val="none" w:sz="0" w:space="0" w:color="auto"/>
        <w:right w:val="none" w:sz="0" w:space="0" w:color="auto"/>
      </w:divBdr>
    </w:div>
    <w:div w:id="555237627">
      <w:bodyDiv w:val="1"/>
      <w:marLeft w:val="0"/>
      <w:marRight w:val="0"/>
      <w:marTop w:val="0"/>
      <w:marBottom w:val="0"/>
      <w:divBdr>
        <w:top w:val="none" w:sz="0" w:space="0" w:color="auto"/>
        <w:left w:val="none" w:sz="0" w:space="0" w:color="auto"/>
        <w:bottom w:val="none" w:sz="0" w:space="0" w:color="auto"/>
        <w:right w:val="none" w:sz="0" w:space="0" w:color="auto"/>
      </w:divBdr>
    </w:div>
    <w:div w:id="565536270">
      <w:bodyDiv w:val="1"/>
      <w:marLeft w:val="0"/>
      <w:marRight w:val="0"/>
      <w:marTop w:val="0"/>
      <w:marBottom w:val="0"/>
      <w:divBdr>
        <w:top w:val="none" w:sz="0" w:space="0" w:color="auto"/>
        <w:left w:val="none" w:sz="0" w:space="0" w:color="auto"/>
        <w:bottom w:val="none" w:sz="0" w:space="0" w:color="auto"/>
        <w:right w:val="none" w:sz="0" w:space="0" w:color="auto"/>
      </w:divBdr>
    </w:div>
    <w:div w:id="567770124">
      <w:bodyDiv w:val="1"/>
      <w:marLeft w:val="0"/>
      <w:marRight w:val="0"/>
      <w:marTop w:val="0"/>
      <w:marBottom w:val="0"/>
      <w:divBdr>
        <w:top w:val="none" w:sz="0" w:space="0" w:color="auto"/>
        <w:left w:val="none" w:sz="0" w:space="0" w:color="auto"/>
        <w:bottom w:val="none" w:sz="0" w:space="0" w:color="auto"/>
        <w:right w:val="none" w:sz="0" w:space="0" w:color="auto"/>
      </w:divBdr>
    </w:div>
    <w:div w:id="568729820">
      <w:bodyDiv w:val="1"/>
      <w:marLeft w:val="0"/>
      <w:marRight w:val="0"/>
      <w:marTop w:val="0"/>
      <w:marBottom w:val="0"/>
      <w:divBdr>
        <w:top w:val="none" w:sz="0" w:space="0" w:color="auto"/>
        <w:left w:val="none" w:sz="0" w:space="0" w:color="auto"/>
        <w:bottom w:val="none" w:sz="0" w:space="0" w:color="auto"/>
        <w:right w:val="none" w:sz="0" w:space="0" w:color="auto"/>
      </w:divBdr>
    </w:div>
    <w:div w:id="579144530">
      <w:bodyDiv w:val="1"/>
      <w:marLeft w:val="0"/>
      <w:marRight w:val="0"/>
      <w:marTop w:val="0"/>
      <w:marBottom w:val="0"/>
      <w:divBdr>
        <w:top w:val="none" w:sz="0" w:space="0" w:color="auto"/>
        <w:left w:val="none" w:sz="0" w:space="0" w:color="auto"/>
        <w:bottom w:val="none" w:sz="0" w:space="0" w:color="auto"/>
        <w:right w:val="none" w:sz="0" w:space="0" w:color="auto"/>
      </w:divBdr>
    </w:div>
    <w:div w:id="583338908">
      <w:bodyDiv w:val="1"/>
      <w:marLeft w:val="0"/>
      <w:marRight w:val="0"/>
      <w:marTop w:val="0"/>
      <w:marBottom w:val="0"/>
      <w:divBdr>
        <w:top w:val="none" w:sz="0" w:space="0" w:color="auto"/>
        <w:left w:val="none" w:sz="0" w:space="0" w:color="auto"/>
        <w:bottom w:val="none" w:sz="0" w:space="0" w:color="auto"/>
        <w:right w:val="none" w:sz="0" w:space="0" w:color="auto"/>
      </w:divBdr>
    </w:div>
    <w:div w:id="585387941">
      <w:bodyDiv w:val="1"/>
      <w:marLeft w:val="0"/>
      <w:marRight w:val="0"/>
      <w:marTop w:val="0"/>
      <w:marBottom w:val="0"/>
      <w:divBdr>
        <w:top w:val="none" w:sz="0" w:space="0" w:color="auto"/>
        <w:left w:val="none" w:sz="0" w:space="0" w:color="auto"/>
        <w:bottom w:val="none" w:sz="0" w:space="0" w:color="auto"/>
        <w:right w:val="none" w:sz="0" w:space="0" w:color="auto"/>
      </w:divBdr>
    </w:div>
    <w:div w:id="604458341">
      <w:bodyDiv w:val="1"/>
      <w:marLeft w:val="0"/>
      <w:marRight w:val="0"/>
      <w:marTop w:val="0"/>
      <w:marBottom w:val="0"/>
      <w:divBdr>
        <w:top w:val="none" w:sz="0" w:space="0" w:color="auto"/>
        <w:left w:val="none" w:sz="0" w:space="0" w:color="auto"/>
        <w:bottom w:val="none" w:sz="0" w:space="0" w:color="auto"/>
        <w:right w:val="none" w:sz="0" w:space="0" w:color="auto"/>
      </w:divBdr>
    </w:div>
    <w:div w:id="604532341">
      <w:bodyDiv w:val="1"/>
      <w:marLeft w:val="0"/>
      <w:marRight w:val="0"/>
      <w:marTop w:val="0"/>
      <w:marBottom w:val="0"/>
      <w:divBdr>
        <w:top w:val="none" w:sz="0" w:space="0" w:color="auto"/>
        <w:left w:val="none" w:sz="0" w:space="0" w:color="auto"/>
        <w:bottom w:val="none" w:sz="0" w:space="0" w:color="auto"/>
        <w:right w:val="none" w:sz="0" w:space="0" w:color="auto"/>
      </w:divBdr>
    </w:div>
    <w:div w:id="606086481">
      <w:bodyDiv w:val="1"/>
      <w:marLeft w:val="0"/>
      <w:marRight w:val="0"/>
      <w:marTop w:val="0"/>
      <w:marBottom w:val="0"/>
      <w:divBdr>
        <w:top w:val="none" w:sz="0" w:space="0" w:color="auto"/>
        <w:left w:val="none" w:sz="0" w:space="0" w:color="auto"/>
        <w:bottom w:val="none" w:sz="0" w:space="0" w:color="auto"/>
        <w:right w:val="none" w:sz="0" w:space="0" w:color="auto"/>
      </w:divBdr>
    </w:div>
    <w:div w:id="618102490">
      <w:bodyDiv w:val="1"/>
      <w:marLeft w:val="0"/>
      <w:marRight w:val="0"/>
      <w:marTop w:val="0"/>
      <w:marBottom w:val="0"/>
      <w:divBdr>
        <w:top w:val="none" w:sz="0" w:space="0" w:color="auto"/>
        <w:left w:val="none" w:sz="0" w:space="0" w:color="auto"/>
        <w:bottom w:val="none" w:sz="0" w:space="0" w:color="auto"/>
        <w:right w:val="none" w:sz="0" w:space="0" w:color="auto"/>
      </w:divBdr>
    </w:div>
    <w:div w:id="628515240">
      <w:bodyDiv w:val="1"/>
      <w:marLeft w:val="0"/>
      <w:marRight w:val="0"/>
      <w:marTop w:val="0"/>
      <w:marBottom w:val="0"/>
      <w:divBdr>
        <w:top w:val="none" w:sz="0" w:space="0" w:color="auto"/>
        <w:left w:val="none" w:sz="0" w:space="0" w:color="auto"/>
        <w:bottom w:val="none" w:sz="0" w:space="0" w:color="auto"/>
        <w:right w:val="none" w:sz="0" w:space="0" w:color="auto"/>
      </w:divBdr>
    </w:div>
    <w:div w:id="677276484">
      <w:bodyDiv w:val="1"/>
      <w:marLeft w:val="0"/>
      <w:marRight w:val="0"/>
      <w:marTop w:val="0"/>
      <w:marBottom w:val="0"/>
      <w:divBdr>
        <w:top w:val="none" w:sz="0" w:space="0" w:color="auto"/>
        <w:left w:val="none" w:sz="0" w:space="0" w:color="auto"/>
        <w:bottom w:val="none" w:sz="0" w:space="0" w:color="auto"/>
        <w:right w:val="none" w:sz="0" w:space="0" w:color="auto"/>
      </w:divBdr>
    </w:div>
    <w:div w:id="687678601">
      <w:bodyDiv w:val="1"/>
      <w:marLeft w:val="0"/>
      <w:marRight w:val="0"/>
      <w:marTop w:val="0"/>
      <w:marBottom w:val="0"/>
      <w:divBdr>
        <w:top w:val="none" w:sz="0" w:space="0" w:color="auto"/>
        <w:left w:val="none" w:sz="0" w:space="0" w:color="auto"/>
        <w:bottom w:val="none" w:sz="0" w:space="0" w:color="auto"/>
        <w:right w:val="none" w:sz="0" w:space="0" w:color="auto"/>
      </w:divBdr>
    </w:div>
    <w:div w:id="702167176">
      <w:bodyDiv w:val="1"/>
      <w:marLeft w:val="0"/>
      <w:marRight w:val="0"/>
      <w:marTop w:val="0"/>
      <w:marBottom w:val="0"/>
      <w:divBdr>
        <w:top w:val="none" w:sz="0" w:space="0" w:color="auto"/>
        <w:left w:val="none" w:sz="0" w:space="0" w:color="auto"/>
        <w:bottom w:val="none" w:sz="0" w:space="0" w:color="auto"/>
        <w:right w:val="none" w:sz="0" w:space="0" w:color="auto"/>
      </w:divBdr>
    </w:div>
    <w:div w:id="716274907">
      <w:bodyDiv w:val="1"/>
      <w:marLeft w:val="0"/>
      <w:marRight w:val="0"/>
      <w:marTop w:val="0"/>
      <w:marBottom w:val="0"/>
      <w:divBdr>
        <w:top w:val="none" w:sz="0" w:space="0" w:color="auto"/>
        <w:left w:val="none" w:sz="0" w:space="0" w:color="auto"/>
        <w:bottom w:val="none" w:sz="0" w:space="0" w:color="auto"/>
        <w:right w:val="none" w:sz="0" w:space="0" w:color="auto"/>
      </w:divBdr>
    </w:div>
    <w:div w:id="723213009">
      <w:bodyDiv w:val="1"/>
      <w:marLeft w:val="0"/>
      <w:marRight w:val="0"/>
      <w:marTop w:val="0"/>
      <w:marBottom w:val="0"/>
      <w:divBdr>
        <w:top w:val="none" w:sz="0" w:space="0" w:color="auto"/>
        <w:left w:val="none" w:sz="0" w:space="0" w:color="auto"/>
        <w:bottom w:val="none" w:sz="0" w:space="0" w:color="auto"/>
        <w:right w:val="none" w:sz="0" w:space="0" w:color="auto"/>
      </w:divBdr>
    </w:div>
    <w:div w:id="771362564">
      <w:bodyDiv w:val="1"/>
      <w:marLeft w:val="0"/>
      <w:marRight w:val="0"/>
      <w:marTop w:val="0"/>
      <w:marBottom w:val="0"/>
      <w:divBdr>
        <w:top w:val="none" w:sz="0" w:space="0" w:color="auto"/>
        <w:left w:val="none" w:sz="0" w:space="0" w:color="auto"/>
        <w:bottom w:val="none" w:sz="0" w:space="0" w:color="auto"/>
        <w:right w:val="none" w:sz="0" w:space="0" w:color="auto"/>
      </w:divBdr>
    </w:div>
    <w:div w:id="787626538">
      <w:bodyDiv w:val="1"/>
      <w:marLeft w:val="0"/>
      <w:marRight w:val="0"/>
      <w:marTop w:val="0"/>
      <w:marBottom w:val="0"/>
      <w:divBdr>
        <w:top w:val="none" w:sz="0" w:space="0" w:color="auto"/>
        <w:left w:val="none" w:sz="0" w:space="0" w:color="auto"/>
        <w:bottom w:val="none" w:sz="0" w:space="0" w:color="auto"/>
        <w:right w:val="none" w:sz="0" w:space="0" w:color="auto"/>
      </w:divBdr>
    </w:div>
    <w:div w:id="790367960">
      <w:bodyDiv w:val="1"/>
      <w:marLeft w:val="0"/>
      <w:marRight w:val="0"/>
      <w:marTop w:val="0"/>
      <w:marBottom w:val="0"/>
      <w:divBdr>
        <w:top w:val="none" w:sz="0" w:space="0" w:color="auto"/>
        <w:left w:val="none" w:sz="0" w:space="0" w:color="auto"/>
        <w:bottom w:val="none" w:sz="0" w:space="0" w:color="auto"/>
        <w:right w:val="none" w:sz="0" w:space="0" w:color="auto"/>
      </w:divBdr>
    </w:div>
    <w:div w:id="805125435">
      <w:bodyDiv w:val="1"/>
      <w:marLeft w:val="0"/>
      <w:marRight w:val="0"/>
      <w:marTop w:val="0"/>
      <w:marBottom w:val="0"/>
      <w:divBdr>
        <w:top w:val="none" w:sz="0" w:space="0" w:color="auto"/>
        <w:left w:val="none" w:sz="0" w:space="0" w:color="auto"/>
        <w:bottom w:val="none" w:sz="0" w:space="0" w:color="auto"/>
        <w:right w:val="none" w:sz="0" w:space="0" w:color="auto"/>
      </w:divBdr>
    </w:div>
    <w:div w:id="813985136">
      <w:bodyDiv w:val="1"/>
      <w:marLeft w:val="0"/>
      <w:marRight w:val="0"/>
      <w:marTop w:val="0"/>
      <w:marBottom w:val="0"/>
      <w:divBdr>
        <w:top w:val="none" w:sz="0" w:space="0" w:color="auto"/>
        <w:left w:val="none" w:sz="0" w:space="0" w:color="auto"/>
        <w:bottom w:val="none" w:sz="0" w:space="0" w:color="auto"/>
        <w:right w:val="none" w:sz="0" w:space="0" w:color="auto"/>
      </w:divBdr>
    </w:div>
    <w:div w:id="830488906">
      <w:bodyDiv w:val="1"/>
      <w:marLeft w:val="0"/>
      <w:marRight w:val="0"/>
      <w:marTop w:val="0"/>
      <w:marBottom w:val="0"/>
      <w:divBdr>
        <w:top w:val="none" w:sz="0" w:space="0" w:color="auto"/>
        <w:left w:val="none" w:sz="0" w:space="0" w:color="auto"/>
        <w:bottom w:val="none" w:sz="0" w:space="0" w:color="auto"/>
        <w:right w:val="none" w:sz="0" w:space="0" w:color="auto"/>
      </w:divBdr>
    </w:div>
    <w:div w:id="831413749">
      <w:bodyDiv w:val="1"/>
      <w:marLeft w:val="0"/>
      <w:marRight w:val="0"/>
      <w:marTop w:val="0"/>
      <w:marBottom w:val="0"/>
      <w:divBdr>
        <w:top w:val="none" w:sz="0" w:space="0" w:color="auto"/>
        <w:left w:val="none" w:sz="0" w:space="0" w:color="auto"/>
        <w:bottom w:val="none" w:sz="0" w:space="0" w:color="auto"/>
        <w:right w:val="none" w:sz="0" w:space="0" w:color="auto"/>
      </w:divBdr>
    </w:div>
    <w:div w:id="832260268">
      <w:bodyDiv w:val="1"/>
      <w:marLeft w:val="0"/>
      <w:marRight w:val="0"/>
      <w:marTop w:val="0"/>
      <w:marBottom w:val="0"/>
      <w:divBdr>
        <w:top w:val="none" w:sz="0" w:space="0" w:color="auto"/>
        <w:left w:val="none" w:sz="0" w:space="0" w:color="auto"/>
        <w:bottom w:val="none" w:sz="0" w:space="0" w:color="auto"/>
        <w:right w:val="none" w:sz="0" w:space="0" w:color="auto"/>
      </w:divBdr>
    </w:div>
    <w:div w:id="836044752">
      <w:bodyDiv w:val="1"/>
      <w:marLeft w:val="0"/>
      <w:marRight w:val="0"/>
      <w:marTop w:val="0"/>
      <w:marBottom w:val="0"/>
      <w:divBdr>
        <w:top w:val="none" w:sz="0" w:space="0" w:color="auto"/>
        <w:left w:val="none" w:sz="0" w:space="0" w:color="auto"/>
        <w:bottom w:val="none" w:sz="0" w:space="0" w:color="auto"/>
        <w:right w:val="none" w:sz="0" w:space="0" w:color="auto"/>
      </w:divBdr>
    </w:div>
    <w:div w:id="842860509">
      <w:bodyDiv w:val="1"/>
      <w:marLeft w:val="0"/>
      <w:marRight w:val="0"/>
      <w:marTop w:val="0"/>
      <w:marBottom w:val="0"/>
      <w:divBdr>
        <w:top w:val="none" w:sz="0" w:space="0" w:color="auto"/>
        <w:left w:val="none" w:sz="0" w:space="0" w:color="auto"/>
        <w:bottom w:val="none" w:sz="0" w:space="0" w:color="auto"/>
        <w:right w:val="none" w:sz="0" w:space="0" w:color="auto"/>
      </w:divBdr>
    </w:div>
    <w:div w:id="858081861">
      <w:bodyDiv w:val="1"/>
      <w:marLeft w:val="0"/>
      <w:marRight w:val="0"/>
      <w:marTop w:val="0"/>
      <w:marBottom w:val="0"/>
      <w:divBdr>
        <w:top w:val="none" w:sz="0" w:space="0" w:color="auto"/>
        <w:left w:val="none" w:sz="0" w:space="0" w:color="auto"/>
        <w:bottom w:val="none" w:sz="0" w:space="0" w:color="auto"/>
        <w:right w:val="none" w:sz="0" w:space="0" w:color="auto"/>
      </w:divBdr>
    </w:div>
    <w:div w:id="872427827">
      <w:bodyDiv w:val="1"/>
      <w:marLeft w:val="0"/>
      <w:marRight w:val="0"/>
      <w:marTop w:val="0"/>
      <w:marBottom w:val="0"/>
      <w:divBdr>
        <w:top w:val="none" w:sz="0" w:space="0" w:color="auto"/>
        <w:left w:val="none" w:sz="0" w:space="0" w:color="auto"/>
        <w:bottom w:val="none" w:sz="0" w:space="0" w:color="auto"/>
        <w:right w:val="none" w:sz="0" w:space="0" w:color="auto"/>
      </w:divBdr>
    </w:div>
    <w:div w:id="880557726">
      <w:bodyDiv w:val="1"/>
      <w:marLeft w:val="0"/>
      <w:marRight w:val="0"/>
      <w:marTop w:val="0"/>
      <w:marBottom w:val="0"/>
      <w:divBdr>
        <w:top w:val="none" w:sz="0" w:space="0" w:color="auto"/>
        <w:left w:val="none" w:sz="0" w:space="0" w:color="auto"/>
        <w:bottom w:val="none" w:sz="0" w:space="0" w:color="auto"/>
        <w:right w:val="none" w:sz="0" w:space="0" w:color="auto"/>
      </w:divBdr>
    </w:div>
    <w:div w:id="897856993">
      <w:bodyDiv w:val="1"/>
      <w:marLeft w:val="0"/>
      <w:marRight w:val="0"/>
      <w:marTop w:val="0"/>
      <w:marBottom w:val="0"/>
      <w:divBdr>
        <w:top w:val="none" w:sz="0" w:space="0" w:color="auto"/>
        <w:left w:val="none" w:sz="0" w:space="0" w:color="auto"/>
        <w:bottom w:val="none" w:sz="0" w:space="0" w:color="auto"/>
        <w:right w:val="none" w:sz="0" w:space="0" w:color="auto"/>
      </w:divBdr>
    </w:div>
    <w:div w:id="901672435">
      <w:bodyDiv w:val="1"/>
      <w:marLeft w:val="0"/>
      <w:marRight w:val="0"/>
      <w:marTop w:val="0"/>
      <w:marBottom w:val="0"/>
      <w:divBdr>
        <w:top w:val="none" w:sz="0" w:space="0" w:color="auto"/>
        <w:left w:val="none" w:sz="0" w:space="0" w:color="auto"/>
        <w:bottom w:val="none" w:sz="0" w:space="0" w:color="auto"/>
        <w:right w:val="none" w:sz="0" w:space="0" w:color="auto"/>
      </w:divBdr>
    </w:div>
    <w:div w:id="918172625">
      <w:bodyDiv w:val="1"/>
      <w:marLeft w:val="0"/>
      <w:marRight w:val="0"/>
      <w:marTop w:val="0"/>
      <w:marBottom w:val="0"/>
      <w:divBdr>
        <w:top w:val="none" w:sz="0" w:space="0" w:color="auto"/>
        <w:left w:val="none" w:sz="0" w:space="0" w:color="auto"/>
        <w:bottom w:val="none" w:sz="0" w:space="0" w:color="auto"/>
        <w:right w:val="none" w:sz="0" w:space="0" w:color="auto"/>
      </w:divBdr>
    </w:div>
    <w:div w:id="930092373">
      <w:bodyDiv w:val="1"/>
      <w:marLeft w:val="0"/>
      <w:marRight w:val="0"/>
      <w:marTop w:val="0"/>
      <w:marBottom w:val="0"/>
      <w:divBdr>
        <w:top w:val="none" w:sz="0" w:space="0" w:color="auto"/>
        <w:left w:val="none" w:sz="0" w:space="0" w:color="auto"/>
        <w:bottom w:val="none" w:sz="0" w:space="0" w:color="auto"/>
        <w:right w:val="none" w:sz="0" w:space="0" w:color="auto"/>
      </w:divBdr>
    </w:div>
    <w:div w:id="934441140">
      <w:bodyDiv w:val="1"/>
      <w:marLeft w:val="0"/>
      <w:marRight w:val="0"/>
      <w:marTop w:val="0"/>
      <w:marBottom w:val="0"/>
      <w:divBdr>
        <w:top w:val="none" w:sz="0" w:space="0" w:color="auto"/>
        <w:left w:val="none" w:sz="0" w:space="0" w:color="auto"/>
        <w:bottom w:val="none" w:sz="0" w:space="0" w:color="auto"/>
        <w:right w:val="none" w:sz="0" w:space="0" w:color="auto"/>
      </w:divBdr>
    </w:div>
    <w:div w:id="941299530">
      <w:bodyDiv w:val="1"/>
      <w:marLeft w:val="0"/>
      <w:marRight w:val="0"/>
      <w:marTop w:val="0"/>
      <w:marBottom w:val="0"/>
      <w:divBdr>
        <w:top w:val="none" w:sz="0" w:space="0" w:color="auto"/>
        <w:left w:val="none" w:sz="0" w:space="0" w:color="auto"/>
        <w:bottom w:val="none" w:sz="0" w:space="0" w:color="auto"/>
        <w:right w:val="none" w:sz="0" w:space="0" w:color="auto"/>
      </w:divBdr>
    </w:div>
    <w:div w:id="949774417">
      <w:bodyDiv w:val="1"/>
      <w:marLeft w:val="0"/>
      <w:marRight w:val="0"/>
      <w:marTop w:val="0"/>
      <w:marBottom w:val="0"/>
      <w:divBdr>
        <w:top w:val="none" w:sz="0" w:space="0" w:color="auto"/>
        <w:left w:val="none" w:sz="0" w:space="0" w:color="auto"/>
        <w:bottom w:val="none" w:sz="0" w:space="0" w:color="auto"/>
        <w:right w:val="none" w:sz="0" w:space="0" w:color="auto"/>
      </w:divBdr>
    </w:div>
    <w:div w:id="957183033">
      <w:bodyDiv w:val="1"/>
      <w:marLeft w:val="0"/>
      <w:marRight w:val="0"/>
      <w:marTop w:val="0"/>
      <w:marBottom w:val="0"/>
      <w:divBdr>
        <w:top w:val="none" w:sz="0" w:space="0" w:color="auto"/>
        <w:left w:val="none" w:sz="0" w:space="0" w:color="auto"/>
        <w:bottom w:val="none" w:sz="0" w:space="0" w:color="auto"/>
        <w:right w:val="none" w:sz="0" w:space="0" w:color="auto"/>
      </w:divBdr>
    </w:div>
    <w:div w:id="961157490">
      <w:bodyDiv w:val="1"/>
      <w:marLeft w:val="0"/>
      <w:marRight w:val="0"/>
      <w:marTop w:val="0"/>
      <w:marBottom w:val="0"/>
      <w:divBdr>
        <w:top w:val="none" w:sz="0" w:space="0" w:color="auto"/>
        <w:left w:val="none" w:sz="0" w:space="0" w:color="auto"/>
        <w:bottom w:val="none" w:sz="0" w:space="0" w:color="auto"/>
        <w:right w:val="none" w:sz="0" w:space="0" w:color="auto"/>
      </w:divBdr>
    </w:div>
    <w:div w:id="971986219">
      <w:bodyDiv w:val="1"/>
      <w:marLeft w:val="0"/>
      <w:marRight w:val="0"/>
      <w:marTop w:val="0"/>
      <w:marBottom w:val="0"/>
      <w:divBdr>
        <w:top w:val="none" w:sz="0" w:space="0" w:color="auto"/>
        <w:left w:val="none" w:sz="0" w:space="0" w:color="auto"/>
        <w:bottom w:val="none" w:sz="0" w:space="0" w:color="auto"/>
        <w:right w:val="none" w:sz="0" w:space="0" w:color="auto"/>
      </w:divBdr>
    </w:div>
    <w:div w:id="973214931">
      <w:bodyDiv w:val="1"/>
      <w:marLeft w:val="0"/>
      <w:marRight w:val="0"/>
      <w:marTop w:val="0"/>
      <w:marBottom w:val="0"/>
      <w:divBdr>
        <w:top w:val="none" w:sz="0" w:space="0" w:color="auto"/>
        <w:left w:val="none" w:sz="0" w:space="0" w:color="auto"/>
        <w:bottom w:val="none" w:sz="0" w:space="0" w:color="auto"/>
        <w:right w:val="none" w:sz="0" w:space="0" w:color="auto"/>
      </w:divBdr>
    </w:div>
    <w:div w:id="973486349">
      <w:bodyDiv w:val="1"/>
      <w:marLeft w:val="0"/>
      <w:marRight w:val="0"/>
      <w:marTop w:val="0"/>
      <w:marBottom w:val="0"/>
      <w:divBdr>
        <w:top w:val="none" w:sz="0" w:space="0" w:color="auto"/>
        <w:left w:val="none" w:sz="0" w:space="0" w:color="auto"/>
        <w:bottom w:val="none" w:sz="0" w:space="0" w:color="auto"/>
        <w:right w:val="none" w:sz="0" w:space="0" w:color="auto"/>
      </w:divBdr>
    </w:div>
    <w:div w:id="976957650">
      <w:bodyDiv w:val="1"/>
      <w:marLeft w:val="0"/>
      <w:marRight w:val="0"/>
      <w:marTop w:val="0"/>
      <w:marBottom w:val="0"/>
      <w:divBdr>
        <w:top w:val="none" w:sz="0" w:space="0" w:color="auto"/>
        <w:left w:val="none" w:sz="0" w:space="0" w:color="auto"/>
        <w:bottom w:val="none" w:sz="0" w:space="0" w:color="auto"/>
        <w:right w:val="none" w:sz="0" w:space="0" w:color="auto"/>
      </w:divBdr>
    </w:div>
    <w:div w:id="979580072">
      <w:bodyDiv w:val="1"/>
      <w:marLeft w:val="0"/>
      <w:marRight w:val="0"/>
      <w:marTop w:val="0"/>
      <w:marBottom w:val="0"/>
      <w:divBdr>
        <w:top w:val="none" w:sz="0" w:space="0" w:color="auto"/>
        <w:left w:val="none" w:sz="0" w:space="0" w:color="auto"/>
        <w:bottom w:val="none" w:sz="0" w:space="0" w:color="auto"/>
        <w:right w:val="none" w:sz="0" w:space="0" w:color="auto"/>
      </w:divBdr>
    </w:div>
    <w:div w:id="986545894">
      <w:bodyDiv w:val="1"/>
      <w:marLeft w:val="0"/>
      <w:marRight w:val="0"/>
      <w:marTop w:val="0"/>
      <w:marBottom w:val="0"/>
      <w:divBdr>
        <w:top w:val="none" w:sz="0" w:space="0" w:color="auto"/>
        <w:left w:val="none" w:sz="0" w:space="0" w:color="auto"/>
        <w:bottom w:val="none" w:sz="0" w:space="0" w:color="auto"/>
        <w:right w:val="none" w:sz="0" w:space="0" w:color="auto"/>
      </w:divBdr>
    </w:div>
    <w:div w:id="990600014">
      <w:bodyDiv w:val="1"/>
      <w:marLeft w:val="0"/>
      <w:marRight w:val="0"/>
      <w:marTop w:val="0"/>
      <w:marBottom w:val="0"/>
      <w:divBdr>
        <w:top w:val="none" w:sz="0" w:space="0" w:color="auto"/>
        <w:left w:val="none" w:sz="0" w:space="0" w:color="auto"/>
        <w:bottom w:val="none" w:sz="0" w:space="0" w:color="auto"/>
        <w:right w:val="none" w:sz="0" w:space="0" w:color="auto"/>
      </w:divBdr>
    </w:div>
    <w:div w:id="997728412">
      <w:bodyDiv w:val="1"/>
      <w:marLeft w:val="0"/>
      <w:marRight w:val="0"/>
      <w:marTop w:val="0"/>
      <w:marBottom w:val="0"/>
      <w:divBdr>
        <w:top w:val="none" w:sz="0" w:space="0" w:color="auto"/>
        <w:left w:val="none" w:sz="0" w:space="0" w:color="auto"/>
        <w:bottom w:val="none" w:sz="0" w:space="0" w:color="auto"/>
        <w:right w:val="none" w:sz="0" w:space="0" w:color="auto"/>
      </w:divBdr>
    </w:div>
    <w:div w:id="998577247">
      <w:bodyDiv w:val="1"/>
      <w:marLeft w:val="0"/>
      <w:marRight w:val="0"/>
      <w:marTop w:val="0"/>
      <w:marBottom w:val="0"/>
      <w:divBdr>
        <w:top w:val="none" w:sz="0" w:space="0" w:color="auto"/>
        <w:left w:val="none" w:sz="0" w:space="0" w:color="auto"/>
        <w:bottom w:val="none" w:sz="0" w:space="0" w:color="auto"/>
        <w:right w:val="none" w:sz="0" w:space="0" w:color="auto"/>
      </w:divBdr>
    </w:div>
    <w:div w:id="1006135385">
      <w:bodyDiv w:val="1"/>
      <w:marLeft w:val="0"/>
      <w:marRight w:val="0"/>
      <w:marTop w:val="0"/>
      <w:marBottom w:val="0"/>
      <w:divBdr>
        <w:top w:val="none" w:sz="0" w:space="0" w:color="auto"/>
        <w:left w:val="none" w:sz="0" w:space="0" w:color="auto"/>
        <w:bottom w:val="none" w:sz="0" w:space="0" w:color="auto"/>
        <w:right w:val="none" w:sz="0" w:space="0" w:color="auto"/>
      </w:divBdr>
    </w:div>
    <w:div w:id="1026369453">
      <w:bodyDiv w:val="1"/>
      <w:marLeft w:val="0"/>
      <w:marRight w:val="0"/>
      <w:marTop w:val="0"/>
      <w:marBottom w:val="0"/>
      <w:divBdr>
        <w:top w:val="none" w:sz="0" w:space="0" w:color="auto"/>
        <w:left w:val="none" w:sz="0" w:space="0" w:color="auto"/>
        <w:bottom w:val="none" w:sz="0" w:space="0" w:color="auto"/>
        <w:right w:val="none" w:sz="0" w:space="0" w:color="auto"/>
      </w:divBdr>
    </w:div>
    <w:div w:id="1038121310">
      <w:bodyDiv w:val="1"/>
      <w:marLeft w:val="0"/>
      <w:marRight w:val="0"/>
      <w:marTop w:val="0"/>
      <w:marBottom w:val="0"/>
      <w:divBdr>
        <w:top w:val="none" w:sz="0" w:space="0" w:color="auto"/>
        <w:left w:val="none" w:sz="0" w:space="0" w:color="auto"/>
        <w:bottom w:val="none" w:sz="0" w:space="0" w:color="auto"/>
        <w:right w:val="none" w:sz="0" w:space="0" w:color="auto"/>
      </w:divBdr>
    </w:div>
    <w:div w:id="1068110009">
      <w:bodyDiv w:val="1"/>
      <w:marLeft w:val="0"/>
      <w:marRight w:val="0"/>
      <w:marTop w:val="0"/>
      <w:marBottom w:val="0"/>
      <w:divBdr>
        <w:top w:val="none" w:sz="0" w:space="0" w:color="auto"/>
        <w:left w:val="none" w:sz="0" w:space="0" w:color="auto"/>
        <w:bottom w:val="none" w:sz="0" w:space="0" w:color="auto"/>
        <w:right w:val="none" w:sz="0" w:space="0" w:color="auto"/>
      </w:divBdr>
    </w:div>
    <w:div w:id="1081638415">
      <w:bodyDiv w:val="1"/>
      <w:marLeft w:val="0"/>
      <w:marRight w:val="0"/>
      <w:marTop w:val="0"/>
      <w:marBottom w:val="0"/>
      <w:divBdr>
        <w:top w:val="none" w:sz="0" w:space="0" w:color="auto"/>
        <w:left w:val="none" w:sz="0" w:space="0" w:color="auto"/>
        <w:bottom w:val="none" w:sz="0" w:space="0" w:color="auto"/>
        <w:right w:val="none" w:sz="0" w:space="0" w:color="auto"/>
      </w:divBdr>
    </w:div>
    <w:div w:id="1088694819">
      <w:bodyDiv w:val="1"/>
      <w:marLeft w:val="0"/>
      <w:marRight w:val="0"/>
      <w:marTop w:val="0"/>
      <w:marBottom w:val="0"/>
      <w:divBdr>
        <w:top w:val="none" w:sz="0" w:space="0" w:color="auto"/>
        <w:left w:val="none" w:sz="0" w:space="0" w:color="auto"/>
        <w:bottom w:val="none" w:sz="0" w:space="0" w:color="auto"/>
        <w:right w:val="none" w:sz="0" w:space="0" w:color="auto"/>
      </w:divBdr>
    </w:div>
    <w:div w:id="1089546095">
      <w:bodyDiv w:val="1"/>
      <w:marLeft w:val="0"/>
      <w:marRight w:val="0"/>
      <w:marTop w:val="0"/>
      <w:marBottom w:val="0"/>
      <w:divBdr>
        <w:top w:val="none" w:sz="0" w:space="0" w:color="auto"/>
        <w:left w:val="none" w:sz="0" w:space="0" w:color="auto"/>
        <w:bottom w:val="none" w:sz="0" w:space="0" w:color="auto"/>
        <w:right w:val="none" w:sz="0" w:space="0" w:color="auto"/>
      </w:divBdr>
    </w:div>
    <w:div w:id="1092824621">
      <w:bodyDiv w:val="1"/>
      <w:marLeft w:val="0"/>
      <w:marRight w:val="0"/>
      <w:marTop w:val="0"/>
      <w:marBottom w:val="0"/>
      <w:divBdr>
        <w:top w:val="none" w:sz="0" w:space="0" w:color="auto"/>
        <w:left w:val="none" w:sz="0" w:space="0" w:color="auto"/>
        <w:bottom w:val="none" w:sz="0" w:space="0" w:color="auto"/>
        <w:right w:val="none" w:sz="0" w:space="0" w:color="auto"/>
      </w:divBdr>
    </w:div>
    <w:div w:id="1096832176">
      <w:bodyDiv w:val="1"/>
      <w:marLeft w:val="0"/>
      <w:marRight w:val="0"/>
      <w:marTop w:val="0"/>
      <w:marBottom w:val="0"/>
      <w:divBdr>
        <w:top w:val="none" w:sz="0" w:space="0" w:color="auto"/>
        <w:left w:val="none" w:sz="0" w:space="0" w:color="auto"/>
        <w:bottom w:val="none" w:sz="0" w:space="0" w:color="auto"/>
        <w:right w:val="none" w:sz="0" w:space="0" w:color="auto"/>
      </w:divBdr>
    </w:div>
    <w:div w:id="1097140127">
      <w:bodyDiv w:val="1"/>
      <w:marLeft w:val="0"/>
      <w:marRight w:val="0"/>
      <w:marTop w:val="0"/>
      <w:marBottom w:val="0"/>
      <w:divBdr>
        <w:top w:val="none" w:sz="0" w:space="0" w:color="auto"/>
        <w:left w:val="none" w:sz="0" w:space="0" w:color="auto"/>
        <w:bottom w:val="none" w:sz="0" w:space="0" w:color="auto"/>
        <w:right w:val="none" w:sz="0" w:space="0" w:color="auto"/>
      </w:divBdr>
    </w:div>
    <w:div w:id="1098796134">
      <w:bodyDiv w:val="1"/>
      <w:marLeft w:val="0"/>
      <w:marRight w:val="0"/>
      <w:marTop w:val="0"/>
      <w:marBottom w:val="0"/>
      <w:divBdr>
        <w:top w:val="none" w:sz="0" w:space="0" w:color="auto"/>
        <w:left w:val="none" w:sz="0" w:space="0" w:color="auto"/>
        <w:bottom w:val="none" w:sz="0" w:space="0" w:color="auto"/>
        <w:right w:val="none" w:sz="0" w:space="0" w:color="auto"/>
      </w:divBdr>
    </w:div>
    <w:div w:id="1105729501">
      <w:bodyDiv w:val="1"/>
      <w:marLeft w:val="0"/>
      <w:marRight w:val="0"/>
      <w:marTop w:val="0"/>
      <w:marBottom w:val="0"/>
      <w:divBdr>
        <w:top w:val="none" w:sz="0" w:space="0" w:color="auto"/>
        <w:left w:val="none" w:sz="0" w:space="0" w:color="auto"/>
        <w:bottom w:val="none" w:sz="0" w:space="0" w:color="auto"/>
        <w:right w:val="none" w:sz="0" w:space="0" w:color="auto"/>
      </w:divBdr>
    </w:div>
    <w:div w:id="1106077457">
      <w:bodyDiv w:val="1"/>
      <w:marLeft w:val="0"/>
      <w:marRight w:val="0"/>
      <w:marTop w:val="0"/>
      <w:marBottom w:val="0"/>
      <w:divBdr>
        <w:top w:val="none" w:sz="0" w:space="0" w:color="auto"/>
        <w:left w:val="none" w:sz="0" w:space="0" w:color="auto"/>
        <w:bottom w:val="none" w:sz="0" w:space="0" w:color="auto"/>
        <w:right w:val="none" w:sz="0" w:space="0" w:color="auto"/>
      </w:divBdr>
    </w:div>
    <w:div w:id="1106540174">
      <w:bodyDiv w:val="1"/>
      <w:marLeft w:val="0"/>
      <w:marRight w:val="0"/>
      <w:marTop w:val="0"/>
      <w:marBottom w:val="0"/>
      <w:divBdr>
        <w:top w:val="none" w:sz="0" w:space="0" w:color="auto"/>
        <w:left w:val="none" w:sz="0" w:space="0" w:color="auto"/>
        <w:bottom w:val="none" w:sz="0" w:space="0" w:color="auto"/>
        <w:right w:val="none" w:sz="0" w:space="0" w:color="auto"/>
      </w:divBdr>
    </w:div>
    <w:div w:id="1111048258">
      <w:bodyDiv w:val="1"/>
      <w:marLeft w:val="0"/>
      <w:marRight w:val="0"/>
      <w:marTop w:val="0"/>
      <w:marBottom w:val="0"/>
      <w:divBdr>
        <w:top w:val="none" w:sz="0" w:space="0" w:color="auto"/>
        <w:left w:val="none" w:sz="0" w:space="0" w:color="auto"/>
        <w:bottom w:val="none" w:sz="0" w:space="0" w:color="auto"/>
        <w:right w:val="none" w:sz="0" w:space="0" w:color="auto"/>
      </w:divBdr>
    </w:div>
    <w:div w:id="1111048788">
      <w:bodyDiv w:val="1"/>
      <w:marLeft w:val="0"/>
      <w:marRight w:val="0"/>
      <w:marTop w:val="0"/>
      <w:marBottom w:val="0"/>
      <w:divBdr>
        <w:top w:val="none" w:sz="0" w:space="0" w:color="auto"/>
        <w:left w:val="none" w:sz="0" w:space="0" w:color="auto"/>
        <w:bottom w:val="none" w:sz="0" w:space="0" w:color="auto"/>
        <w:right w:val="none" w:sz="0" w:space="0" w:color="auto"/>
      </w:divBdr>
    </w:div>
    <w:div w:id="1113476961">
      <w:bodyDiv w:val="1"/>
      <w:marLeft w:val="0"/>
      <w:marRight w:val="0"/>
      <w:marTop w:val="0"/>
      <w:marBottom w:val="0"/>
      <w:divBdr>
        <w:top w:val="none" w:sz="0" w:space="0" w:color="auto"/>
        <w:left w:val="none" w:sz="0" w:space="0" w:color="auto"/>
        <w:bottom w:val="none" w:sz="0" w:space="0" w:color="auto"/>
        <w:right w:val="none" w:sz="0" w:space="0" w:color="auto"/>
      </w:divBdr>
    </w:div>
    <w:div w:id="1114403473">
      <w:bodyDiv w:val="1"/>
      <w:marLeft w:val="0"/>
      <w:marRight w:val="0"/>
      <w:marTop w:val="0"/>
      <w:marBottom w:val="0"/>
      <w:divBdr>
        <w:top w:val="none" w:sz="0" w:space="0" w:color="auto"/>
        <w:left w:val="none" w:sz="0" w:space="0" w:color="auto"/>
        <w:bottom w:val="none" w:sz="0" w:space="0" w:color="auto"/>
        <w:right w:val="none" w:sz="0" w:space="0" w:color="auto"/>
      </w:divBdr>
    </w:div>
    <w:div w:id="1114834938">
      <w:bodyDiv w:val="1"/>
      <w:marLeft w:val="0"/>
      <w:marRight w:val="0"/>
      <w:marTop w:val="0"/>
      <w:marBottom w:val="0"/>
      <w:divBdr>
        <w:top w:val="none" w:sz="0" w:space="0" w:color="auto"/>
        <w:left w:val="none" w:sz="0" w:space="0" w:color="auto"/>
        <w:bottom w:val="none" w:sz="0" w:space="0" w:color="auto"/>
        <w:right w:val="none" w:sz="0" w:space="0" w:color="auto"/>
      </w:divBdr>
    </w:div>
    <w:div w:id="1119495093">
      <w:bodyDiv w:val="1"/>
      <w:marLeft w:val="0"/>
      <w:marRight w:val="0"/>
      <w:marTop w:val="0"/>
      <w:marBottom w:val="0"/>
      <w:divBdr>
        <w:top w:val="none" w:sz="0" w:space="0" w:color="auto"/>
        <w:left w:val="none" w:sz="0" w:space="0" w:color="auto"/>
        <w:bottom w:val="none" w:sz="0" w:space="0" w:color="auto"/>
        <w:right w:val="none" w:sz="0" w:space="0" w:color="auto"/>
      </w:divBdr>
    </w:div>
    <w:div w:id="1131361369">
      <w:bodyDiv w:val="1"/>
      <w:marLeft w:val="0"/>
      <w:marRight w:val="0"/>
      <w:marTop w:val="0"/>
      <w:marBottom w:val="0"/>
      <w:divBdr>
        <w:top w:val="none" w:sz="0" w:space="0" w:color="auto"/>
        <w:left w:val="none" w:sz="0" w:space="0" w:color="auto"/>
        <w:bottom w:val="none" w:sz="0" w:space="0" w:color="auto"/>
        <w:right w:val="none" w:sz="0" w:space="0" w:color="auto"/>
      </w:divBdr>
    </w:div>
    <w:div w:id="1139153293">
      <w:bodyDiv w:val="1"/>
      <w:marLeft w:val="0"/>
      <w:marRight w:val="0"/>
      <w:marTop w:val="0"/>
      <w:marBottom w:val="0"/>
      <w:divBdr>
        <w:top w:val="none" w:sz="0" w:space="0" w:color="auto"/>
        <w:left w:val="none" w:sz="0" w:space="0" w:color="auto"/>
        <w:bottom w:val="none" w:sz="0" w:space="0" w:color="auto"/>
        <w:right w:val="none" w:sz="0" w:space="0" w:color="auto"/>
      </w:divBdr>
    </w:div>
    <w:div w:id="1140227732">
      <w:bodyDiv w:val="1"/>
      <w:marLeft w:val="0"/>
      <w:marRight w:val="0"/>
      <w:marTop w:val="0"/>
      <w:marBottom w:val="0"/>
      <w:divBdr>
        <w:top w:val="none" w:sz="0" w:space="0" w:color="auto"/>
        <w:left w:val="none" w:sz="0" w:space="0" w:color="auto"/>
        <w:bottom w:val="none" w:sz="0" w:space="0" w:color="auto"/>
        <w:right w:val="none" w:sz="0" w:space="0" w:color="auto"/>
      </w:divBdr>
    </w:div>
    <w:div w:id="1140532917">
      <w:bodyDiv w:val="1"/>
      <w:marLeft w:val="0"/>
      <w:marRight w:val="0"/>
      <w:marTop w:val="0"/>
      <w:marBottom w:val="0"/>
      <w:divBdr>
        <w:top w:val="none" w:sz="0" w:space="0" w:color="auto"/>
        <w:left w:val="none" w:sz="0" w:space="0" w:color="auto"/>
        <w:bottom w:val="none" w:sz="0" w:space="0" w:color="auto"/>
        <w:right w:val="none" w:sz="0" w:space="0" w:color="auto"/>
      </w:divBdr>
    </w:div>
    <w:div w:id="1166818957">
      <w:bodyDiv w:val="1"/>
      <w:marLeft w:val="0"/>
      <w:marRight w:val="0"/>
      <w:marTop w:val="0"/>
      <w:marBottom w:val="0"/>
      <w:divBdr>
        <w:top w:val="none" w:sz="0" w:space="0" w:color="auto"/>
        <w:left w:val="none" w:sz="0" w:space="0" w:color="auto"/>
        <w:bottom w:val="none" w:sz="0" w:space="0" w:color="auto"/>
        <w:right w:val="none" w:sz="0" w:space="0" w:color="auto"/>
      </w:divBdr>
    </w:div>
    <w:div w:id="1167280567">
      <w:bodyDiv w:val="1"/>
      <w:marLeft w:val="0"/>
      <w:marRight w:val="0"/>
      <w:marTop w:val="0"/>
      <w:marBottom w:val="0"/>
      <w:divBdr>
        <w:top w:val="none" w:sz="0" w:space="0" w:color="auto"/>
        <w:left w:val="none" w:sz="0" w:space="0" w:color="auto"/>
        <w:bottom w:val="none" w:sz="0" w:space="0" w:color="auto"/>
        <w:right w:val="none" w:sz="0" w:space="0" w:color="auto"/>
      </w:divBdr>
    </w:div>
    <w:div w:id="1172064238">
      <w:bodyDiv w:val="1"/>
      <w:marLeft w:val="0"/>
      <w:marRight w:val="0"/>
      <w:marTop w:val="0"/>
      <w:marBottom w:val="0"/>
      <w:divBdr>
        <w:top w:val="none" w:sz="0" w:space="0" w:color="auto"/>
        <w:left w:val="none" w:sz="0" w:space="0" w:color="auto"/>
        <w:bottom w:val="none" w:sz="0" w:space="0" w:color="auto"/>
        <w:right w:val="none" w:sz="0" w:space="0" w:color="auto"/>
      </w:divBdr>
    </w:div>
    <w:div w:id="1175535470">
      <w:bodyDiv w:val="1"/>
      <w:marLeft w:val="0"/>
      <w:marRight w:val="0"/>
      <w:marTop w:val="0"/>
      <w:marBottom w:val="0"/>
      <w:divBdr>
        <w:top w:val="none" w:sz="0" w:space="0" w:color="auto"/>
        <w:left w:val="none" w:sz="0" w:space="0" w:color="auto"/>
        <w:bottom w:val="none" w:sz="0" w:space="0" w:color="auto"/>
        <w:right w:val="none" w:sz="0" w:space="0" w:color="auto"/>
      </w:divBdr>
    </w:div>
    <w:div w:id="1188905093">
      <w:bodyDiv w:val="1"/>
      <w:marLeft w:val="0"/>
      <w:marRight w:val="0"/>
      <w:marTop w:val="0"/>
      <w:marBottom w:val="0"/>
      <w:divBdr>
        <w:top w:val="none" w:sz="0" w:space="0" w:color="auto"/>
        <w:left w:val="none" w:sz="0" w:space="0" w:color="auto"/>
        <w:bottom w:val="none" w:sz="0" w:space="0" w:color="auto"/>
        <w:right w:val="none" w:sz="0" w:space="0" w:color="auto"/>
      </w:divBdr>
    </w:div>
    <w:div w:id="1189760979">
      <w:bodyDiv w:val="1"/>
      <w:marLeft w:val="0"/>
      <w:marRight w:val="0"/>
      <w:marTop w:val="0"/>
      <w:marBottom w:val="0"/>
      <w:divBdr>
        <w:top w:val="none" w:sz="0" w:space="0" w:color="auto"/>
        <w:left w:val="none" w:sz="0" w:space="0" w:color="auto"/>
        <w:bottom w:val="none" w:sz="0" w:space="0" w:color="auto"/>
        <w:right w:val="none" w:sz="0" w:space="0" w:color="auto"/>
      </w:divBdr>
    </w:div>
    <w:div w:id="1196842933">
      <w:bodyDiv w:val="1"/>
      <w:marLeft w:val="0"/>
      <w:marRight w:val="0"/>
      <w:marTop w:val="0"/>
      <w:marBottom w:val="0"/>
      <w:divBdr>
        <w:top w:val="none" w:sz="0" w:space="0" w:color="auto"/>
        <w:left w:val="none" w:sz="0" w:space="0" w:color="auto"/>
        <w:bottom w:val="none" w:sz="0" w:space="0" w:color="auto"/>
        <w:right w:val="none" w:sz="0" w:space="0" w:color="auto"/>
      </w:divBdr>
    </w:div>
    <w:div w:id="1204170630">
      <w:bodyDiv w:val="1"/>
      <w:marLeft w:val="0"/>
      <w:marRight w:val="0"/>
      <w:marTop w:val="0"/>
      <w:marBottom w:val="0"/>
      <w:divBdr>
        <w:top w:val="none" w:sz="0" w:space="0" w:color="auto"/>
        <w:left w:val="none" w:sz="0" w:space="0" w:color="auto"/>
        <w:bottom w:val="none" w:sz="0" w:space="0" w:color="auto"/>
        <w:right w:val="none" w:sz="0" w:space="0" w:color="auto"/>
      </w:divBdr>
    </w:div>
    <w:div w:id="1224441022">
      <w:bodyDiv w:val="1"/>
      <w:marLeft w:val="0"/>
      <w:marRight w:val="0"/>
      <w:marTop w:val="0"/>
      <w:marBottom w:val="0"/>
      <w:divBdr>
        <w:top w:val="none" w:sz="0" w:space="0" w:color="auto"/>
        <w:left w:val="none" w:sz="0" w:space="0" w:color="auto"/>
        <w:bottom w:val="none" w:sz="0" w:space="0" w:color="auto"/>
        <w:right w:val="none" w:sz="0" w:space="0" w:color="auto"/>
      </w:divBdr>
    </w:div>
    <w:div w:id="1270892456">
      <w:bodyDiv w:val="1"/>
      <w:marLeft w:val="0"/>
      <w:marRight w:val="0"/>
      <w:marTop w:val="0"/>
      <w:marBottom w:val="0"/>
      <w:divBdr>
        <w:top w:val="none" w:sz="0" w:space="0" w:color="auto"/>
        <w:left w:val="none" w:sz="0" w:space="0" w:color="auto"/>
        <w:bottom w:val="none" w:sz="0" w:space="0" w:color="auto"/>
        <w:right w:val="none" w:sz="0" w:space="0" w:color="auto"/>
      </w:divBdr>
    </w:div>
    <w:div w:id="1296179789">
      <w:bodyDiv w:val="1"/>
      <w:marLeft w:val="0"/>
      <w:marRight w:val="0"/>
      <w:marTop w:val="0"/>
      <w:marBottom w:val="0"/>
      <w:divBdr>
        <w:top w:val="none" w:sz="0" w:space="0" w:color="auto"/>
        <w:left w:val="none" w:sz="0" w:space="0" w:color="auto"/>
        <w:bottom w:val="none" w:sz="0" w:space="0" w:color="auto"/>
        <w:right w:val="none" w:sz="0" w:space="0" w:color="auto"/>
      </w:divBdr>
    </w:div>
    <w:div w:id="1310092201">
      <w:bodyDiv w:val="1"/>
      <w:marLeft w:val="0"/>
      <w:marRight w:val="0"/>
      <w:marTop w:val="0"/>
      <w:marBottom w:val="0"/>
      <w:divBdr>
        <w:top w:val="none" w:sz="0" w:space="0" w:color="auto"/>
        <w:left w:val="none" w:sz="0" w:space="0" w:color="auto"/>
        <w:bottom w:val="none" w:sz="0" w:space="0" w:color="auto"/>
        <w:right w:val="none" w:sz="0" w:space="0" w:color="auto"/>
      </w:divBdr>
    </w:div>
    <w:div w:id="1310474096">
      <w:bodyDiv w:val="1"/>
      <w:marLeft w:val="0"/>
      <w:marRight w:val="0"/>
      <w:marTop w:val="0"/>
      <w:marBottom w:val="0"/>
      <w:divBdr>
        <w:top w:val="none" w:sz="0" w:space="0" w:color="auto"/>
        <w:left w:val="none" w:sz="0" w:space="0" w:color="auto"/>
        <w:bottom w:val="none" w:sz="0" w:space="0" w:color="auto"/>
        <w:right w:val="none" w:sz="0" w:space="0" w:color="auto"/>
      </w:divBdr>
    </w:div>
    <w:div w:id="1311516956">
      <w:bodyDiv w:val="1"/>
      <w:marLeft w:val="0"/>
      <w:marRight w:val="0"/>
      <w:marTop w:val="0"/>
      <w:marBottom w:val="0"/>
      <w:divBdr>
        <w:top w:val="none" w:sz="0" w:space="0" w:color="auto"/>
        <w:left w:val="none" w:sz="0" w:space="0" w:color="auto"/>
        <w:bottom w:val="none" w:sz="0" w:space="0" w:color="auto"/>
        <w:right w:val="none" w:sz="0" w:space="0" w:color="auto"/>
      </w:divBdr>
    </w:div>
    <w:div w:id="1323312571">
      <w:bodyDiv w:val="1"/>
      <w:marLeft w:val="0"/>
      <w:marRight w:val="0"/>
      <w:marTop w:val="0"/>
      <w:marBottom w:val="0"/>
      <w:divBdr>
        <w:top w:val="none" w:sz="0" w:space="0" w:color="auto"/>
        <w:left w:val="none" w:sz="0" w:space="0" w:color="auto"/>
        <w:bottom w:val="none" w:sz="0" w:space="0" w:color="auto"/>
        <w:right w:val="none" w:sz="0" w:space="0" w:color="auto"/>
      </w:divBdr>
    </w:div>
    <w:div w:id="1355958043">
      <w:bodyDiv w:val="1"/>
      <w:marLeft w:val="0"/>
      <w:marRight w:val="0"/>
      <w:marTop w:val="0"/>
      <w:marBottom w:val="0"/>
      <w:divBdr>
        <w:top w:val="none" w:sz="0" w:space="0" w:color="auto"/>
        <w:left w:val="none" w:sz="0" w:space="0" w:color="auto"/>
        <w:bottom w:val="none" w:sz="0" w:space="0" w:color="auto"/>
        <w:right w:val="none" w:sz="0" w:space="0" w:color="auto"/>
      </w:divBdr>
    </w:div>
    <w:div w:id="1407990884">
      <w:bodyDiv w:val="1"/>
      <w:marLeft w:val="0"/>
      <w:marRight w:val="0"/>
      <w:marTop w:val="0"/>
      <w:marBottom w:val="0"/>
      <w:divBdr>
        <w:top w:val="none" w:sz="0" w:space="0" w:color="auto"/>
        <w:left w:val="none" w:sz="0" w:space="0" w:color="auto"/>
        <w:bottom w:val="none" w:sz="0" w:space="0" w:color="auto"/>
        <w:right w:val="none" w:sz="0" w:space="0" w:color="auto"/>
      </w:divBdr>
    </w:div>
    <w:div w:id="1408647374">
      <w:bodyDiv w:val="1"/>
      <w:marLeft w:val="0"/>
      <w:marRight w:val="0"/>
      <w:marTop w:val="0"/>
      <w:marBottom w:val="0"/>
      <w:divBdr>
        <w:top w:val="none" w:sz="0" w:space="0" w:color="auto"/>
        <w:left w:val="none" w:sz="0" w:space="0" w:color="auto"/>
        <w:bottom w:val="none" w:sz="0" w:space="0" w:color="auto"/>
        <w:right w:val="none" w:sz="0" w:space="0" w:color="auto"/>
      </w:divBdr>
    </w:div>
    <w:div w:id="1413699453">
      <w:bodyDiv w:val="1"/>
      <w:marLeft w:val="0"/>
      <w:marRight w:val="0"/>
      <w:marTop w:val="0"/>
      <w:marBottom w:val="0"/>
      <w:divBdr>
        <w:top w:val="none" w:sz="0" w:space="0" w:color="auto"/>
        <w:left w:val="none" w:sz="0" w:space="0" w:color="auto"/>
        <w:bottom w:val="none" w:sz="0" w:space="0" w:color="auto"/>
        <w:right w:val="none" w:sz="0" w:space="0" w:color="auto"/>
      </w:divBdr>
    </w:div>
    <w:div w:id="1426226803">
      <w:bodyDiv w:val="1"/>
      <w:marLeft w:val="0"/>
      <w:marRight w:val="0"/>
      <w:marTop w:val="0"/>
      <w:marBottom w:val="0"/>
      <w:divBdr>
        <w:top w:val="none" w:sz="0" w:space="0" w:color="auto"/>
        <w:left w:val="none" w:sz="0" w:space="0" w:color="auto"/>
        <w:bottom w:val="none" w:sz="0" w:space="0" w:color="auto"/>
        <w:right w:val="none" w:sz="0" w:space="0" w:color="auto"/>
      </w:divBdr>
    </w:div>
    <w:div w:id="1428699189">
      <w:bodyDiv w:val="1"/>
      <w:marLeft w:val="0"/>
      <w:marRight w:val="0"/>
      <w:marTop w:val="0"/>
      <w:marBottom w:val="0"/>
      <w:divBdr>
        <w:top w:val="none" w:sz="0" w:space="0" w:color="auto"/>
        <w:left w:val="none" w:sz="0" w:space="0" w:color="auto"/>
        <w:bottom w:val="none" w:sz="0" w:space="0" w:color="auto"/>
        <w:right w:val="none" w:sz="0" w:space="0" w:color="auto"/>
      </w:divBdr>
    </w:div>
    <w:div w:id="1440486669">
      <w:bodyDiv w:val="1"/>
      <w:marLeft w:val="0"/>
      <w:marRight w:val="0"/>
      <w:marTop w:val="0"/>
      <w:marBottom w:val="0"/>
      <w:divBdr>
        <w:top w:val="none" w:sz="0" w:space="0" w:color="auto"/>
        <w:left w:val="none" w:sz="0" w:space="0" w:color="auto"/>
        <w:bottom w:val="none" w:sz="0" w:space="0" w:color="auto"/>
        <w:right w:val="none" w:sz="0" w:space="0" w:color="auto"/>
      </w:divBdr>
    </w:div>
    <w:div w:id="1447037500">
      <w:bodyDiv w:val="1"/>
      <w:marLeft w:val="0"/>
      <w:marRight w:val="0"/>
      <w:marTop w:val="0"/>
      <w:marBottom w:val="0"/>
      <w:divBdr>
        <w:top w:val="none" w:sz="0" w:space="0" w:color="auto"/>
        <w:left w:val="none" w:sz="0" w:space="0" w:color="auto"/>
        <w:bottom w:val="none" w:sz="0" w:space="0" w:color="auto"/>
        <w:right w:val="none" w:sz="0" w:space="0" w:color="auto"/>
      </w:divBdr>
    </w:div>
    <w:div w:id="1448281373">
      <w:bodyDiv w:val="1"/>
      <w:marLeft w:val="0"/>
      <w:marRight w:val="0"/>
      <w:marTop w:val="0"/>
      <w:marBottom w:val="0"/>
      <w:divBdr>
        <w:top w:val="none" w:sz="0" w:space="0" w:color="auto"/>
        <w:left w:val="none" w:sz="0" w:space="0" w:color="auto"/>
        <w:bottom w:val="none" w:sz="0" w:space="0" w:color="auto"/>
        <w:right w:val="none" w:sz="0" w:space="0" w:color="auto"/>
      </w:divBdr>
    </w:div>
    <w:div w:id="1464929410">
      <w:bodyDiv w:val="1"/>
      <w:marLeft w:val="0"/>
      <w:marRight w:val="0"/>
      <w:marTop w:val="0"/>
      <w:marBottom w:val="0"/>
      <w:divBdr>
        <w:top w:val="none" w:sz="0" w:space="0" w:color="auto"/>
        <w:left w:val="none" w:sz="0" w:space="0" w:color="auto"/>
        <w:bottom w:val="none" w:sz="0" w:space="0" w:color="auto"/>
        <w:right w:val="none" w:sz="0" w:space="0" w:color="auto"/>
      </w:divBdr>
    </w:div>
    <w:div w:id="1477409255">
      <w:bodyDiv w:val="1"/>
      <w:marLeft w:val="0"/>
      <w:marRight w:val="0"/>
      <w:marTop w:val="0"/>
      <w:marBottom w:val="0"/>
      <w:divBdr>
        <w:top w:val="none" w:sz="0" w:space="0" w:color="auto"/>
        <w:left w:val="none" w:sz="0" w:space="0" w:color="auto"/>
        <w:bottom w:val="none" w:sz="0" w:space="0" w:color="auto"/>
        <w:right w:val="none" w:sz="0" w:space="0" w:color="auto"/>
      </w:divBdr>
    </w:div>
    <w:div w:id="1487555919">
      <w:bodyDiv w:val="1"/>
      <w:marLeft w:val="0"/>
      <w:marRight w:val="0"/>
      <w:marTop w:val="0"/>
      <w:marBottom w:val="0"/>
      <w:divBdr>
        <w:top w:val="none" w:sz="0" w:space="0" w:color="auto"/>
        <w:left w:val="none" w:sz="0" w:space="0" w:color="auto"/>
        <w:bottom w:val="none" w:sz="0" w:space="0" w:color="auto"/>
        <w:right w:val="none" w:sz="0" w:space="0" w:color="auto"/>
      </w:divBdr>
    </w:div>
    <w:div w:id="1507481130">
      <w:bodyDiv w:val="1"/>
      <w:marLeft w:val="0"/>
      <w:marRight w:val="0"/>
      <w:marTop w:val="0"/>
      <w:marBottom w:val="0"/>
      <w:divBdr>
        <w:top w:val="none" w:sz="0" w:space="0" w:color="auto"/>
        <w:left w:val="none" w:sz="0" w:space="0" w:color="auto"/>
        <w:bottom w:val="none" w:sz="0" w:space="0" w:color="auto"/>
        <w:right w:val="none" w:sz="0" w:space="0" w:color="auto"/>
      </w:divBdr>
    </w:div>
    <w:div w:id="1515878929">
      <w:bodyDiv w:val="1"/>
      <w:marLeft w:val="0"/>
      <w:marRight w:val="0"/>
      <w:marTop w:val="0"/>
      <w:marBottom w:val="0"/>
      <w:divBdr>
        <w:top w:val="none" w:sz="0" w:space="0" w:color="auto"/>
        <w:left w:val="none" w:sz="0" w:space="0" w:color="auto"/>
        <w:bottom w:val="none" w:sz="0" w:space="0" w:color="auto"/>
        <w:right w:val="none" w:sz="0" w:space="0" w:color="auto"/>
      </w:divBdr>
    </w:div>
    <w:div w:id="1521628287">
      <w:bodyDiv w:val="1"/>
      <w:marLeft w:val="0"/>
      <w:marRight w:val="0"/>
      <w:marTop w:val="0"/>
      <w:marBottom w:val="0"/>
      <w:divBdr>
        <w:top w:val="none" w:sz="0" w:space="0" w:color="auto"/>
        <w:left w:val="none" w:sz="0" w:space="0" w:color="auto"/>
        <w:bottom w:val="none" w:sz="0" w:space="0" w:color="auto"/>
        <w:right w:val="none" w:sz="0" w:space="0" w:color="auto"/>
      </w:divBdr>
    </w:div>
    <w:div w:id="1541434630">
      <w:bodyDiv w:val="1"/>
      <w:marLeft w:val="0"/>
      <w:marRight w:val="0"/>
      <w:marTop w:val="0"/>
      <w:marBottom w:val="0"/>
      <w:divBdr>
        <w:top w:val="none" w:sz="0" w:space="0" w:color="auto"/>
        <w:left w:val="none" w:sz="0" w:space="0" w:color="auto"/>
        <w:bottom w:val="none" w:sz="0" w:space="0" w:color="auto"/>
        <w:right w:val="none" w:sz="0" w:space="0" w:color="auto"/>
      </w:divBdr>
    </w:div>
    <w:div w:id="1565949289">
      <w:bodyDiv w:val="1"/>
      <w:marLeft w:val="0"/>
      <w:marRight w:val="0"/>
      <w:marTop w:val="0"/>
      <w:marBottom w:val="0"/>
      <w:divBdr>
        <w:top w:val="none" w:sz="0" w:space="0" w:color="auto"/>
        <w:left w:val="none" w:sz="0" w:space="0" w:color="auto"/>
        <w:bottom w:val="none" w:sz="0" w:space="0" w:color="auto"/>
        <w:right w:val="none" w:sz="0" w:space="0" w:color="auto"/>
      </w:divBdr>
    </w:div>
    <w:div w:id="1592736220">
      <w:bodyDiv w:val="1"/>
      <w:marLeft w:val="0"/>
      <w:marRight w:val="0"/>
      <w:marTop w:val="0"/>
      <w:marBottom w:val="0"/>
      <w:divBdr>
        <w:top w:val="none" w:sz="0" w:space="0" w:color="auto"/>
        <w:left w:val="none" w:sz="0" w:space="0" w:color="auto"/>
        <w:bottom w:val="none" w:sz="0" w:space="0" w:color="auto"/>
        <w:right w:val="none" w:sz="0" w:space="0" w:color="auto"/>
      </w:divBdr>
    </w:div>
    <w:div w:id="1593858228">
      <w:bodyDiv w:val="1"/>
      <w:marLeft w:val="0"/>
      <w:marRight w:val="0"/>
      <w:marTop w:val="0"/>
      <w:marBottom w:val="0"/>
      <w:divBdr>
        <w:top w:val="none" w:sz="0" w:space="0" w:color="auto"/>
        <w:left w:val="none" w:sz="0" w:space="0" w:color="auto"/>
        <w:bottom w:val="none" w:sz="0" w:space="0" w:color="auto"/>
        <w:right w:val="none" w:sz="0" w:space="0" w:color="auto"/>
      </w:divBdr>
    </w:div>
    <w:div w:id="1597251784">
      <w:bodyDiv w:val="1"/>
      <w:marLeft w:val="0"/>
      <w:marRight w:val="0"/>
      <w:marTop w:val="0"/>
      <w:marBottom w:val="0"/>
      <w:divBdr>
        <w:top w:val="none" w:sz="0" w:space="0" w:color="auto"/>
        <w:left w:val="none" w:sz="0" w:space="0" w:color="auto"/>
        <w:bottom w:val="none" w:sz="0" w:space="0" w:color="auto"/>
        <w:right w:val="none" w:sz="0" w:space="0" w:color="auto"/>
      </w:divBdr>
    </w:div>
    <w:div w:id="1599829918">
      <w:bodyDiv w:val="1"/>
      <w:marLeft w:val="0"/>
      <w:marRight w:val="0"/>
      <w:marTop w:val="0"/>
      <w:marBottom w:val="0"/>
      <w:divBdr>
        <w:top w:val="none" w:sz="0" w:space="0" w:color="auto"/>
        <w:left w:val="none" w:sz="0" w:space="0" w:color="auto"/>
        <w:bottom w:val="none" w:sz="0" w:space="0" w:color="auto"/>
        <w:right w:val="none" w:sz="0" w:space="0" w:color="auto"/>
      </w:divBdr>
    </w:div>
    <w:div w:id="1615406945">
      <w:bodyDiv w:val="1"/>
      <w:marLeft w:val="0"/>
      <w:marRight w:val="0"/>
      <w:marTop w:val="0"/>
      <w:marBottom w:val="0"/>
      <w:divBdr>
        <w:top w:val="none" w:sz="0" w:space="0" w:color="auto"/>
        <w:left w:val="none" w:sz="0" w:space="0" w:color="auto"/>
        <w:bottom w:val="none" w:sz="0" w:space="0" w:color="auto"/>
        <w:right w:val="none" w:sz="0" w:space="0" w:color="auto"/>
      </w:divBdr>
    </w:div>
    <w:div w:id="1616449320">
      <w:bodyDiv w:val="1"/>
      <w:marLeft w:val="0"/>
      <w:marRight w:val="0"/>
      <w:marTop w:val="0"/>
      <w:marBottom w:val="0"/>
      <w:divBdr>
        <w:top w:val="none" w:sz="0" w:space="0" w:color="auto"/>
        <w:left w:val="none" w:sz="0" w:space="0" w:color="auto"/>
        <w:bottom w:val="none" w:sz="0" w:space="0" w:color="auto"/>
        <w:right w:val="none" w:sz="0" w:space="0" w:color="auto"/>
      </w:divBdr>
    </w:div>
    <w:div w:id="1624389242">
      <w:bodyDiv w:val="1"/>
      <w:marLeft w:val="0"/>
      <w:marRight w:val="0"/>
      <w:marTop w:val="0"/>
      <w:marBottom w:val="0"/>
      <w:divBdr>
        <w:top w:val="none" w:sz="0" w:space="0" w:color="auto"/>
        <w:left w:val="none" w:sz="0" w:space="0" w:color="auto"/>
        <w:bottom w:val="none" w:sz="0" w:space="0" w:color="auto"/>
        <w:right w:val="none" w:sz="0" w:space="0" w:color="auto"/>
      </w:divBdr>
    </w:div>
    <w:div w:id="1640064046">
      <w:bodyDiv w:val="1"/>
      <w:marLeft w:val="0"/>
      <w:marRight w:val="0"/>
      <w:marTop w:val="0"/>
      <w:marBottom w:val="0"/>
      <w:divBdr>
        <w:top w:val="none" w:sz="0" w:space="0" w:color="auto"/>
        <w:left w:val="none" w:sz="0" w:space="0" w:color="auto"/>
        <w:bottom w:val="none" w:sz="0" w:space="0" w:color="auto"/>
        <w:right w:val="none" w:sz="0" w:space="0" w:color="auto"/>
      </w:divBdr>
    </w:div>
    <w:div w:id="1653287582">
      <w:bodyDiv w:val="1"/>
      <w:marLeft w:val="0"/>
      <w:marRight w:val="0"/>
      <w:marTop w:val="0"/>
      <w:marBottom w:val="0"/>
      <w:divBdr>
        <w:top w:val="none" w:sz="0" w:space="0" w:color="auto"/>
        <w:left w:val="none" w:sz="0" w:space="0" w:color="auto"/>
        <w:bottom w:val="none" w:sz="0" w:space="0" w:color="auto"/>
        <w:right w:val="none" w:sz="0" w:space="0" w:color="auto"/>
      </w:divBdr>
    </w:div>
    <w:div w:id="1666351035">
      <w:bodyDiv w:val="1"/>
      <w:marLeft w:val="0"/>
      <w:marRight w:val="0"/>
      <w:marTop w:val="0"/>
      <w:marBottom w:val="0"/>
      <w:divBdr>
        <w:top w:val="none" w:sz="0" w:space="0" w:color="auto"/>
        <w:left w:val="none" w:sz="0" w:space="0" w:color="auto"/>
        <w:bottom w:val="none" w:sz="0" w:space="0" w:color="auto"/>
        <w:right w:val="none" w:sz="0" w:space="0" w:color="auto"/>
      </w:divBdr>
    </w:div>
    <w:div w:id="1668552586">
      <w:bodyDiv w:val="1"/>
      <w:marLeft w:val="0"/>
      <w:marRight w:val="0"/>
      <w:marTop w:val="0"/>
      <w:marBottom w:val="0"/>
      <w:divBdr>
        <w:top w:val="none" w:sz="0" w:space="0" w:color="auto"/>
        <w:left w:val="none" w:sz="0" w:space="0" w:color="auto"/>
        <w:bottom w:val="none" w:sz="0" w:space="0" w:color="auto"/>
        <w:right w:val="none" w:sz="0" w:space="0" w:color="auto"/>
      </w:divBdr>
    </w:div>
    <w:div w:id="1681816916">
      <w:bodyDiv w:val="1"/>
      <w:marLeft w:val="0"/>
      <w:marRight w:val="0"/>
      <w:marTop w:val="0"/>
      <w:marBottom w:val="0"/>
      <w:divBdr>
        <w:top w:val="none" w:sz="0" w:space="0" w:color="auto"/>
        <w:left w:val="none" w:sz="0" w:space="0" w:color="auto"/>
        <w:bottom w:val="none" w:sz="0" w:space="0" w:color="auto"/>
        <w:right w:val="none" w:sz="0" w:space="0" w:color="auto"/>
      </w:divBdr>
    </w:div>
    <w:div w:id="1690569331">
      <w:bodyDiv w:val="1"/>
      <w:marLeft w:val="0"/>
      <w:marRight w:val="0"/>
      <w:marTop w:val="0"/>
      <w:marBottom w:val="0"/>
      <w:divBdr>
        <w:top w:val="none" w:sz="0" w:space="0" w:color="auto"/>
        <w:left w:val="none" w:sz="0" w:space="0" w:color="auto"/>
        <w:bottom w:val="none" w:sz="0" w:space="0" w:color="auto"/>
        <w:right w:val="none" w:sz="0" w:space="0" w:color="auto"/>
      </w:divBdr>
    </w:div>
    <w:div w:id="1693264027">
      <w:bodyDiv w:val="1"/>
      <w:marLeft w:val="0"/>
      <w:marRight w:val="0"/>
      <w:marTop w:val="0"/>
      <w:marBottom w:val="0"/>
      <w:divBdr>
        <w:top w:val="none" w:sz="0" w:space="0" w:color="auto"/>
        <w:left w:val="none" w:sz="0" w:space="0" w:color="auto"/>
        <w:bottom w:val="none" w:sz="0" w:space="0" w:color="auto"/>
        <w:right w:val="none" w:sz="0" w:space="0" w:color="auto"/>
      </w:divBdr>
    </w:div>
    <w:div w:id="1699424810">
      <w:bodyDiv w:val="1"/>
      <w:marLeft w:val="0"/>
      <w:marRight w:val="0"/>
      <w:marTop w:val="0"/>
      <w:marBottom w:val="0"/>
      <w:divBdr>
        <w:top w:val="none" w:sz="0" w:space="0" w:color="auto"/>
        <w:left w:val="none" w:sz="0" w:space="0" w:color="auto"/>
        <w:bottom w:val="none" w:sz="0" w:space="0" w:color="auto"/>
        <w:right w:val="none" w:sz="0" w:space="0" w:color="auto"/>
      </w:divBdr>
    </w:div>
    <w:div w:id="1726220357">
      <w:bodyDiv w:val="1"/>
      <w:marLeft w:val="0"/>
      <w:marRight w:val="0"/>
      <w:marTop w:val="0"/>
      <w:marBottom w:val="0"/>
      <w:divBdr>
        <w:top w:val="none" w:sz="0" w:space="0" w:color="auto"/>
        <w:left w:val="none" w:sz="0" w:space="0" w:color="auto"/>
        <w:bottom w:val="none" w:sz="0" w:space="0" w:color="auto"/>
        <w:right w:val="none" w:sz="0" w:space="0" w:color="auto"/>
      </w:divBdr>
    </w:div>
    <w:div w:id="1729062022">
      <w:bodyDiv w:val="1"/>
      <w:marLeft w:val="0"/>
      <w:marRight w:val="0"/>
      <w:marTop w:val="0"/>
      <w:marBottom w:val="0"/>
      <w:divBdr>
        <w:top w:val="none" w:sz="0" w:space="0" w:color="auto"/>
        <w:left w:val="none" w:sz="0" w:space="0" w:color="auto"/>
        <w:bottom w:val="none" w:sz="0" w:space="0" w:color="auto"/>
        <w:right w:val="none" w:sz="0" w:space="0" w:color="auto"/>
      </w:divBdr>
    </w:div>
    <w:div w:id="1730766988">
      <w:bodyDiv w:val="1"/>
      <w:marLeft w:val="0"/>
      <w:marRight w:val="0"/>
      <w:marTop w:val="0"/>
      <w:marBottom w:val="0"/>
      <w:divBdr>
        <w:top w:val="none" w:sz="0" w:space="0" w:color="auto"/>
        <w:left w:val="none" w:sz="0" w:space="0" w:color="auto"/>
        <w:bottom w:val="none" w:sz="0" w:space="0" w:color="auto"/>
        <w:right w:val="none" w:sz="0" w:space="0" w:color="auto"/>
      </w:divBdr>
    </w:div>
    <w:div w:id="1742412930">
      <w:bodyDiv w:val="1"/>
      <w:marLeft w:val="0"/>
      <w:marRight w:val="0"/>
      <w:marTop w:val="0"/>
      <w:marBottom w:val="0"/>
      <w:divBdr>
        <w:top w:val="none" w:sz="0" w:space="0" w:color="auto"/>
        <w:left w:val="none" w:sz="0" w:space="0" w:color="auto"/>
        <w:bottom w:val="none" w:sz="0" w:space="0" w:color="auto"/>
        <w:right w:val="none" w:sz="0" w:space="0" w:color="auto"/>
      </w:divBdr>
    </w:div>
    <w:div w:id="1745566695">
      <w:bodyDiv w:val="1"/>
      <w:marLeft w:val="0"/>
      <w:marRight w:val="0"/>
      <w:marTop w:val="0"/>
      <w:marBottom w:val="0"/>
      <w:divBdr>
        <w:top w:val="none" w:sz="0" w:space="0" w:color="auto"/>
        <w:left w:val="none" w:sz="0" w:space="0" w:color="auto"/>
        <w:bottom w:val="none" w:sz="0" w:space="0" w:color="auto"/>
        <w:right w:val="none" w:sz="0" w:space="0" w:color="auto"/>
      </w:divBdr>
    </w:div>
    <w:div w:id="1752656338">
      <w:bodyDiv w:val="1"/>
      <w:marLeft w:val="0"/>
      <w:marRight w:val="0"/>
      <w:marTop w:val="0"/>
      <w:marBottom w:val="0"/>
      <w:divBdr>
        <w:top w:val="none" w:sz="0" w:space="0" w:color="auto"/>
        <w:left w:val="none" w:sz="0" w:space="0" w:color="auto"/>
        <w:bottom w:val="none" w:sz="0" w:space="0" w:color="auto"/>
        <w:right w:val="none" w:sz="0" w:space="0" w:color="auto"/>
      </w:divBdr>
    </w:div>
    <w:div w:id="1762604613">
      <w:bodyDiv w:val="1"/>
      <w:marLeft w:val="0"/>
      <w:marRight w:val="0"/>
      <w:marTop w:val="0"/>
      <w:marBottom w:val="0"/>
      <w:divBdr>
        <w:top w:val="none" w:sz="0" w:space="0" w:color="auto"/>
        <w:left w:val="none" w:sz="0" w:space="0" w:color="auto"/>
        <w:bottom w:val="none" w:sz="0" w:space="0" w:color="auto"/>
        <w:right w:val="none" w:sz="0" w:space="0" w:color="auto"/>
      </w:divBdr>
    </w:div>
    <w:div w:id="1769766663">
      <w:bodyDiv w:val="1"/>
      <w:marLeft w:val="0"/>
      <w:marRight w:val="0"/>
      <w:marTop w:val="0"/>
      <w:marBottom w:val="0"/>
      <w:divBdr>
        <w:top w:val="none" w:sz="0" w:space="0" w:color="auto"/>
        <w:left w:val="none" w:sz="0" w:space="0" w:color="auto"/>
        <w:bottom w:val="none" w:sz="0" w:space="0" w:color="auto"/>
        <w:right w:val="none" w:sz="0" w:space="0" w:color="auto"/>
      </w:divBdr>
    </w:div>
    <w:div w:id="1771662114">
      <w:bodyDiv w:val="1"/>
      <w:marLeft w:val="0"/>
      <w:marRight w:val="0"/>
      <w:marTop w:val="0"/>
      <w:marBottom w:val="0"/>
      <w:divBdr>
        <w:top w:val="none" w:sz="0" w:space="0" w:color="auto"/>
        <w:left w:val="none" w:sz="0" w:space="0" w:color="auto"/>
        <w:bottom w:val="none" w:sz="0" w:space="0" w:color="auto"/>
        <w:right w:val="none" w:sz="0" w:space="0" w:color="auto"/>
      </w:divBdr>
    </w:div>
    <w:div w:id="1772048406">
      <w:bodyDiv w:val="1"/>
      <w:marLeft w:val="0"/>
      <w:marRight w:val="0"/>
      <w:marTop w:val="0"/>
      <w:marBottom w:val="0"/>
      <w:divBdr>
        <w:top w:val="none" w:sz="0" w:space="0" w:color="auto"/>
        <w:left w:val="none" w:sz="0" w:space="0" w:color="auto"/>
        <w:bottom w:val="none" w:sz="0" w:space="0" w:color="auto"/>
        <w:right w:val="none" w:sz="0" w:space="0" w:color="auto"/>
      </w:divBdr>
    </w:div>
    <w:div w:id="1780174174">
      <w:bodyDiv w:val="1"/>
      <w:marLeft w:val="0"/>
      <w:marRight w:val="0"/>
      <w:marTop w:val="0"/>
      <w:marBottom w:val="0"/>
      <w:divBdr>
        <w:top w:val="none" w:sz="0" w:space="0" w:color="auto"/>
        <w:left w:val="none" w:sz="0" w:space="0" w:color="auto"/>
        <w:bottom w:val="none" w:sz="0" w:space="0" w:color="auto"/>
        <w:right w:val="none" w:sz="0" w:space="0" w:color="auto"/>
      </w:divBdr>
    </w:div>
    <w:div w:id="1783575038">
      <w:bodyDiv w:val="1"/>
      <w:marLeft w:val="0"/>
      <w:marRight w:val="0"/>
      <w:marTop w:val="0"/>
      <w:marBottom w:val="0"/>
      <w:divBdr>
        <w:top w:val="none" w:sz="0" w:space="0" w:color="auto"/>
        <w:left w:val="none" w:sz="0" w:space="0" w:color="auto"/>
        <w:bottom w:val="none" w:sz="0" w:space="0" w:color="auto"/>
        <w:right w:val="none" w:sz="0" w:space="0" w:color="auto"/>
      </w:divBdr>
    </w:div>
    <w:div w:id="1803766782">
      <w:bodyDiv w:val="1"/>
      <w:marLeft w:val="0"/>
      <w:marRight w:val="0"/>
      <w:marTop w:val="0"/>
      <w:marBottom w:val="0"/>
      <w:divBdr>
        <w:top w:val="none" w:sz="0" w:space="0" w:color="auto"/>
        <w:left w:val="none" w:sz="0" w:space="0" w:color="auto"/>
        <w:bottom w:val="none" w:sz="0" w:space="0" w:color="auto"/>
        <w:right w:val="none" w:sz="0" w:space="0" w:color="auto"/>
      </w:divBdr>
    </w:div>
    <w:div w:id="1813936469">
      <w:bodyDiv w:val="1"/>
      <w:marLeft w:val="0"/>
      <w:marRight w:val="0"/>
      <w:marTop w:val="0"/>
      <w:marBottom w:val="0"/>
      <w:divBdr>
        <w:top w:val="none" w:sz="0" w:space="0" w:color="auto"/>
        <w:left w:val="none" w:sz="0" w:space="0" w:color="auto"/>
        <w:bottom w:val="none" w:sz="0" w:space="0" w:color="auto"/>
        <w:right w:val="none" w:sz="0" w:space="0" w:color="auto"/>
      </w:divBdr>
    </w:div>
    <w:div w:id="1825078403">
      <w:bodyDiv w:val="1"/>
      <w:marLeft w:val="0"/>
      <w:marRight w:val="0"/>
      <w:marTop w:val="0"/>
      <w:marBottom w:val="0"/>
      <w:divBdr>
        <w:top w:val="none" w:sz="0" w:space="0" w:color="auto"/>
        <w:left w:val="none" w:sz="0" w:space="0" w:color="auto"/>
        <w:bottom w:val="none" w:sz="0" w:space="0" w:color="auto"/>
        <w:right w:val="none" w:sz="0" w:space="0" w:color="auto"/>
      </w:divBdr>
    </w:div>
    <w:div w:id="1852715077">
      <w:bodyDiv w:val="1"/>
      <w:marLeft w:val="0"/>
      <w:marRight w:val="0"/>
      <w:marTop w:val="0"/>
      <w:marBottom w:val="0"/>
      <w:divBdr>
        <w:top w:val="none" w:sz="0" w:space="0" w:color="auto"/>
        <w:left w:val="none" w:sz="0" w:space="0" w:color="auto"/>
        <w:bottom w:val="none" w:sz="0" w:space="0" w:color="auto"/>
        <w:right w:val="none" w:sz="0" w:space="0" w:color="auto"/>
      </w:divBdr>
    </w:div>
    <w:div w:id="1856993659">
      <w:bodyDiv w:val="1"/>
      <w:marLeft w:val="0"/>
      <w:marRight w:val="0"/>
      <w:marTop w:val="0"/>
      <w:marBottom w:val="0"/>
      <w:divBdr>
        <w:top w:val="none" w:sz="0" w:space="0" w:color="auto"/>
        <w:left w:val="none" w:sz="0" w:space="0" w:color="auto"/>
        <w:bottom w:val="none" w:sz="0" w:space="0" w:color="auto"/>
        <w:right w:val="none" w:sz="0" w:space="0" w:color="auto"/>
      </w:divBdr>
    </w:div>
    <w:div w:id="1857034973">
      <w:bodyDiv w:val="1"/>
      <w:marLeft w:val="0"/>
      <w:marRight w:val="0"/>
      <w:marTop w:val="0"/>
      <w:marBottom w:val="0"/>
      <w:divBdr>
        <w:top w:val="none" w:sz="0" w:space="0" w:color="auto"/>
        <w:left w:val="none" w:sz="0" w:space="0" w:color="auto"/>
        <w:bottom w:val="none" w:sz="0" w:space="0" w:color="auto"/>
        <w:right w:val="none" w:sz="0" w:space="0" w:color="auto"/>
      </w:divBdr>
    </w:div>
    <w:div w:id="1858931194">
      <w:bodyDiv w:val="1"/>
      <w:marLeft w:val="0"/>
      <w:marRight w:val="0"/>
      <w:marTop w:val="0"/>
      <w:marBottom w:val="0"/>
      <w:divBdr>
        <w:top w:val="none" w:sz="0" w:space="0" w:color="auto"/>
        <w:left w:val="none" w:sz="0" w:space="0" w:color="auto"/>
        <w:bottom w:val="none" w:sz="0" w:space="0" w:color="auto"/>
        <w:right w:val="none" w:sz="0" w:space="0" w:color="auto"/>
      </w:divBdr>
    </w:div>
    <w:div w:id="1859079626">
      <w:bodyDiv w:val="1"/>
      <w:marLeft w:val="0"/>
      <w:marRight w:val="0"/>
      <w:marTop w:val="0"/>
      <w:marBottom w:val="0"/>
      <w:divBdr>
        <w:top w:val="none" w:sz="0" w:space="0" w:color="auto"/>
        <w:left w:val="none" w:sz="0" w:space="0" w:color="auto"/>
        <w:bottom w:val="none" w:sz="0" w:space="0" w:color="auto"/>
        <w:right w:val="none" w:sz="0" w:space="0" w:color="auto"/>
      </w:divBdr>
    </w:div>
    <w:div w:id="1859587788">
      <w:bodyDiv w:val="1"/>
      <w:marLeft w:val="0"/>
      <w:marRight w:val="0"/>
      <w:marTop w:val="0"/>
      <w:marBottom w:val="0"/>
      <w:divBdr>
        <w:top w:val="none" w:sz="0" w:space="0" w:color="auto"/>
        <w:left w:val="none" w:sz="0" w:space="0" w:color="auto"/>
        <w:bottom w:val="none" w:sz="0" w:space="0" w:color="auto"/>
        <w:right w:val="none" w:sz="0" w:space="0" w:color="auto"/>
      </w:divBdr>
    </w:div>
    <w:div w:id="1870364428">
      <w:bodyDiv w:val="1"/>
      <w:marLeft w:val="0"/>
      <w:marRight w:val="0"/>
      <w:marTop w:val="0"/>
      <w:marBottom w:val="0"/>
      <w:divBdr>
        <w:top w:val="none" w:sz="0" w:space="0" w:color="auto"/>
        <w:left w:val="none" w:sz="0" w:space="0" w:color="auto"/>
        <w:bottom w:val="none" w:sz="0" w:space="0" w:color="auto"/>
        <w:right w:val="none" w:sz="0" w:space="0" w:color="auto"/>
      </w:divBdr>
    </w:div>
    <w:div w:id="1876189187">
      <w:bodyDiv w:val="1"/>
      <w:marLeft w:val="0"/>
      <w:marRight w:val="0"/>
      <w:marTop w:val="0"/>
      <w:marBottom w:val="0"/>
      <w:divBdr>
        <w:top w:val="none" w:sz="0" w:space="0" w:color="auto"/>
        <w:left w:val="none" w:sz="0" w:space="0" w:color="auto"/>
        <w:bottom w:val="none" w:sz="0" w:space="0" w:color="auto"/>
        <w:right w:val="none" w:sz="0" w:space="0" w:color="auto"/>
      </w:divBdr>
    </w:div>
    <w:div w:id="1925146666">
      <w:bodyDiv w:val="1"/>
      <w:marLeft w:val="0"/>
      <w:marRight w:val="0"/>
      <w:marTop w:val="0"/>
      <w:marBottom w:val="0"/>
      <w:divBdr>
        <w:top w:val="none" w:sz="0" w:space="0" w:color="auto"/>
        <w:left w:val="none" w:sz="0" w:space="0" w:color="auto"/>
        <w:bottom w:val="none" w:sz="0" w:space="0" w:color="auto"/>
        <w:right w:val="none" w:sz="0" w:space="0" w:color="auto"/>
      </w:divBdr>
    </w:div>
    <w:div w:id="1926918166">
      <w:bodyDiv w:val="1"/>
      <w:marLeft w:val="0"/>
      <w:marRight w:val="0"/>
      <w:marTop w:val="0"/>
      <w:marBottom w:val="0"/>
      <w:divBdr>
        <w:top w:val="none" w:sz="0" w:space="0" w:color="auto"/>
        <w:left w:val="none" w:sz="0" w:space="0" w:color="auto"/>
        <w:bottom w:val="none" w:sz="0" w:space="0" w:color="auto"/>
        <w:right w:val="none" w:sz="0" w:space="0" w:color="auto"/>
      </w:divBdr>
    </w:div>
    <w:div w:id="1950312727">
      <w:bodyDiv w:val="1"/>
      <w:marLeft w:val="0"/>
      <w:marRight w:val="0"/>
      <w:marTop w:val="0"/>
      <w:marBottom w:val="0"/>
      <w:divBdr>
        <w:top w:val="none" w:sz="0" w:space="0" w:color="auto"/>
        <w:left w:val="none" w:sz="0" w:space="0" w:color="auto"/>
        <w:bottom w:val="none" w:sz="0" w:space="0" w:color="auto"/>
        <w:right w:val="none" w:sz="0" w:space="0" w:color="auto"/>
      </w:divBdr>
    </w:div>
    <w:div w:id="1955138026">
      <w:bodyDiv w:val="1"/>
      <w:marLeft w:val="0"/>
      <w:marRight w:val="0"/>
      <w:marTop w:val="0"/>
      <w:marBottom w:val="0"/>
      <w:divBdr>
        <w:top w:val="none" w:sz="0" w:space="0" w:color="auto"/>
        <w:left w:val="none" w:sz="0" w:space="0" w:color="auto"/>
        <w:bottom w:val="none" w:sz="0" w:space="0" w:color="auto"/>
        <w:right w:val="none" w:sz="0" w:space="0" w:color="auto"/>
      </w:divBdr>
    </w:div>
    <w:div w:id="1958754937">
      <w:bodyDiv w:val="1"/>
      <w:marLeft w:val="0"/>
      <w:marRight w:val="0"/>
      <w:marTop w:val="0"/>
      <w:marBottom w:val="0"/>
      <w:divBdr>
        <w:top w:val="none" w:sz="0" w:space="0" w:color="auto"/>
        <w:left w:val="none" w:sz="0" w:space="0" w:color="auto"/>
        <w:bottom w:val="none" w:sz="0" w:space="0" w:color="auto"/>
        <w:right w:val="none" w:sz="0" w:space="0" w:color="auto"/>
      </w:divBdr>
    </w:div>
    <w:div w:id="1959480933">
      <w:bodyDiv w:val="1"/>
      <w:marLeft w:val="0"/>
      <w:marRight w:val="0"/>
      <w:marTop w:val="0"/>
      <w:marBottom w:val="0"/>
      <w:divBdr>
        <w:top w:val="none" w:sz="0" w:space="0" w:color="auto"/>
        <w:left w:val="none" w:sz="0" w:space="0" w:color="auto"/>
        <w:bottom w:val="none" w:sz="0" w:space="0" w:color="auto"/>
        <w:right w:val="none" w:sz="0" w:space="0" w:color="auto"/>
      </w:divBdr>
    </w:div>
    <w:div w:id="1962764893">
      <w:bodyDiv w:val="1"/>
      <w:marLeft w:val="0"/>
      <w:marRight w:val="0"/>
      <w:marTop w:val="0"/>
      <w:marBottom w:val="0"/>
      <w:divBdr>
        <w:top w:val="none" w:sz="0" w:space="0" w:color="auto"/>
        <w:left w:val="none" w:sz="0" w:space="0" w:color="auto"/>
        <w:bottom w:val="none" w:sz="0" w:space="0" w:color="auto"/>
        <w:right w:val="none" w:sz="0" w:space="0" w:color="auto"/>
      </w:divBdr>
    </w:div>
    <w:div w:id="1973319849">
      <w:bodyDiv w:val="1"/>
      <w:marLeft w:val="0"/>
      <w:marRight w:val="0"/>
      <w:marTop w:val="0"/>
      <w:marBottom w:val="0"/>
      <w:divBdr>
        <w:top w:val="none" w:sz="0" w:space="0" w:color="auto"/>
        <w:left w:val="none" w:sz="0" w:space="0" w:color="auto"/>
        <w:bottom w:val="none" w:sz="0" w:space="0" w:color="auto"/>
        <w:right w:val="none" w:sz="0" w:space="0" w:color="auto"/>
      </w:divBdr>
    </w:div>
    <w:div w:id="1977948024">
      <w:bodyDiv w:val="1"/>
      <w:marLeft w:val="0"/>
      <w:marRight w:val="0"/>
      <w:marTop w:val="0"/>
      <w:marBottom w:val="0"/>
      <w:divBdr>
        <w:top w:val="none" w:sz="0" w:space="0" w:color="auto"/>
        <w:left w:val="none" w:sz="0" w:space="0" w:color="auto"/>
        <w:bottom w:val="none" w:sz="0" w:space="0" w:color="auto"/>
        <w:right w:val="none" w:sz="0" w:space="0" w:color="auto"/>
      </w:divBdr>
    </w:div>
    <w:div w:id="1985086471">
      <w:bodyDiv w:val="1"/>
      <w:marLeft w:val="0"/>
      <w:marRight w:val="0"/>
      <w:marTop w:val="0"/>
      <w:marBottom w:val="0"/>
      <w:divBdr>
        <w:top w:val="none" w:sz="0" w:space="0" w:color="auto"/>
        <w:left w:val="none" w:sz="0" w:space="0" w:color="auto"/>
        <w:bottom w:val="none" w:sz="0" w:space="0" w:color="auto"/>
        <w:right w:val="none" w:sz="0" w:space="0" w:color="auto"/>
      </w:divBdr>
    </w:div>
    <w:div w:id="1993290085">
      <w:bodyDiv w:val="1"/>
      <w:marLeft w:val="0"/>
      <w:marRight w:val="0"/>
      <w:marTop w:val="0"/>
      <w:marBottom w:val="0"/>
      <w:divBdr>
        <w:top w:val="none" w:sz="0" w:space="0" w:color="auto"/>
        <w:left w:val="none" w:sz="0" w:space="0" w:color="auto"/>
        <w:bottom w:val="none" w:sz="0" w:space="0" w:color="auto"/>
        <w:right w:val="none" w:sz="0" w:space="0" w:color="auto"/>
      </w:divBdr>
    </w:div>
    <w:div w:id="2003701137">
      <w:bodyDiv w:val="1"/>
      <w:marLeft w:val="0"/>
      <w:marRight w:val="0"/>
      <w:marTop w:val="0"/>
      <w:marBottom w:val="0"/>
      <w:divBdr>
        <w:top w:val="none" w:sz="0" w:space="0" w:color="auto"/>
        <w:left w:val="none" w:sz="0" w:space="0" w:color="auto"/>
        <w:bottom w:val="none" w:sz="0" w:space="0" w:color="auto"/>
        <w:right w:val="none" w:sz="0" w:space="0" w:color="auto"/>
      </w:divBdr>
    </w:div>
    <w:div w:id="2012295216">
      <w:bodyDiv w:val="1"/>
      <w:marLeft w:val="0"/>
      <w:marRight w:val="0"/>
      <w:marTop w:val="0"/>
      <w:marBottom w:val="0"/>
      <w:divBdr>
        <w:top w:val="none" w:sz="0" w:space="0" w:color="auto"/>
        <w:left w:val="none" w:sz="0" w:space="0" w:color="auto"/>
        <w:bottom w:val="none" w:sz="0" w:space="0" w:color="auto"/>
        <w:right w:val="none" w:sz="0" w:space="0" w:color="auto"/>
      </w:divBdr>
    </w:div>
    <w:div w:id="2017263845">
      <w:bodyDiv w:val="1"/>
      <w:marLeft w:val="0"/>
      <w:marRight w:val="0"/>
      <w:marTop w:val="0"/>
      <w:marBottom w:val="0"/>
      <w:divBdr>
        <w:top w:val="none" w:sz="0" w:space="0" w:color="auto"/>
        <w:left w:val="none" w:sz="0" w:space="0" w:color="auto"/>
        <w:bottom w:val="none" w:sz="0" w:space="0" w:color="auto"/>
        <w:right w:val="none" w:sz="0" w:space="0" w:color="auto"/>
      </w:divBdr>
    </w:div>
    <w:div w:id="2019381422">
      <w:bodyDiv w:val="1"/>
      <w:marLeft w:val="0"/>
      <w:marRight w:val="0"/>
      <w:marTop w:val="0"/>
      <w:marBottom w:val="0"/>
      <w:divBdr>
        <w:top w:val="none" w:sz="0" w:space="0" w:color="auto"/>
        <w:left w:val="none" w:sz="0" w:space="0" w:color="auto"/>
        <w:bottom w:val="none" w:sz="0" w:space="0" w:color="auto"/>
        <w:right w:val="none" w:sz="0" w:space="0" w:color="auto"/>
      </w:divBdr>
    </w:div>
    <w:div w:id="2032102428">
      <w:bodyDiv w:val="1"/>
      <w:marLeft w:val="0"/>
      <w:marRight w:val="0"/>
      <w:marTop w:val="0"/>
      <w:marBottom w:val="0"/>
      <w:divBdr>
        <w:top w:val="none" w:sz="0" w:space="0" w:color="auto"/>
        <w:left w:val="none" w:sz="0" w:space="0" w:color="auto"/>
        <w:bottom w:val="none" w:sz="0" w:space="0" w:color="auto"/>
        <w:right w:val="none" w:sz="0" w:space="0" w:color="auto"/>
      </w:divBdr>
    </w:div>
    <w:div w:id="2032536237">
      <w:bodyDiv w:val="1"/>
      <w:marLeft w:val="0"/>
      <w:marRight w:val="0"/>
      <w:marTop w:val="0"/>
      <w:marBottom w:val="0"/>
      <w:divBdr>
        <w:top w:val="none" w:sz="0" w:space="0" w:color="auto"/>
        <w:left w:val="none" w:sz="0" w:space="0" w:color="auto"/>
        <w:bottom w:val="none" w:sz="0" w:space="0" w:color="auto"/>
        <w:right w:val="none" w:sz="0" w:space="0" w:color="auto"/>
      </w:divBdr>
    </w:div>
    <w:div w:id="2039499012">
      <w:bodyDiv w:val="1"/>
      <w:marLeft w:val="0"/>
      <w:marRight w:val="0"/>
      <w:marTop w:val="0"/>
      <w:marBottom w:val="0"/>
      <w:divBdr>
        <w:top w:val="none" w:sz="0" w:space="0" w:color="auto"/>
        <w:left w:val="none" w:sz="0" w:space="0" w:color="auto"/>
        <w:bottom w:val="none" w:sz="0" w:space="0" w:color="auto"/>
        <w:right w:val="none" w:sz="0" w:space="0" w:color="auto"/>
      </w:divBdr>
    </w:div>
    <w:div w:id="2044287417">
      <w:bodyDiv w:val="1"/>
      <w:marLeft w:val="0"/>
      <w:marRight w:val="0"/>
      <w:marTop w:val="0"/>
      <w:marBottom w:val="0"/>
      <w:divBdr>
        <w:top w:val="none" w:sz="0" w:space="0" w:color="auto"/>
        <w:left w:val="none" w:sz="0" w:space="0" w:color="auto"/>
        <w:bottom w:val="none" w:sz="0" w:space="0" w:color="auto"/>
        <w:right w:val="none" w:sz="0" w:space="0" w:color="auto"/>
      </w:divBdr>
    </w:div>
    <w:div w:id="2056586940">
      <w:bodyDiv w:val="1"/>
      <w:marLeft w:val="0"/>
      <w:marRight w:val="0"/>
      <w:marTop w:val="0"/>
      <w:marBottom w:val="0"/>
      <w:divBdr>
        <w:top w:val="none" w:sz="0" w:space="0" w:color="auto"/>
        <w:left w:val="none" w:sz="0" w:space="0" w:color="auto"/>
        <w:bottom w:val="none" w:sz="0" w:space="0" w:color="auto"/>
        <w:right w:val="none" w:sz="0" w:space="0" w:color="auto"/>
      </w:divBdr>
    </w:div>
    <w:div w:id="2058040054">
      <w:bodyDiv w:val="1"/>
      <w:marLeft w:val="0"/>
      <w:marRight w:val="0"/>
      <w:marTop w:val="0"/>
      <w:marBottom w:val="0"/>
      <w:divBdr>
        <w:top w:val="none" w:sz="0" w:space="0" w:color="auto"/>
        <w:left w:val="none" w:sz="0" w:space="0" w:color="auto"/>
        <w:bottom w:val="none" w:sz="0" w:space="0" w:color="auto"/>
        <w:right w:val="none" w:sz="0" w:space="0" w:color="auto"/>
      </w:divBdr>
    </w:div>
    <w:div w:id="2062242946">
      <w:bodyDiv w:val="1"/>
      <w:marLeft w:val="0"/>
      <w:marRight w:val="0"/>
      <w:marTop w:val="0"/>
      <w:marBottom w:val="0"/>
      <w:divBdr>
        <w:top w:val="none" w:sz="0" w:space="0" w:color="auto"/>
        <w:left w:val="none" w:sz="0" w:space="0" w:color="auto"/>
        <w:bottom w:val="none" w:sz="0" w:space="0" w:color="auto"/>
        <w:right w:val="none" w:sz="0" w:space="0" w:color="auto"/>
      </w:divBdr>
    </w:div>
    <w:div w:id="2080517413">
      <w:bodyDiv w:val="1"/>
      <w:marLeft w:val="0"/>
      <w:marRight w:val="0"/>
      <w:marTop w:val="0"/>
      <w:marBottom w:val="0"/>
      <w:divBdr>
        <w:top w:val="none" w:sz="0" w:space="0" w:color="auto"/>
        <w:left w:val="none" w:sz="0" w:space="0" w:color="auto"/>
        <w:bottom w:val="none" w:sz="0" w:space="0" w:color="auto"/>
        <w:right w:val="none" w:sz="0" w:space="0" w:color="auto"/>
      </w:divBdr>
    </w:div>
    <w:div w:id="2081173435">
      <w:bodyDiv w:val="1"/>
      <w:marLeft w:val="0"/>
      <w:marRight w:val="0"/>
      <w:marTop w:val="0"/>
      <w:marBottom w:val="0"/>
      <w:divBdr>
        <w:top w:val="none" w:sz="0" w:space="0" w:color="auto"/>
        <w:left w:val="none" w:sz="0" w:space="0" w:color="auto"/>
        <w:bottom w:val="none" w:sz="0" w:space="0" w:color="auto"/>
        <w:right w:val="none" w:sz="0" w:space="0" w:color="auto"/>
      </w:divBdr>
    </w:div>
    <w:div w:id="2103989155">
      <w:bodyDiv w:val="1"/>
      <w:marLeft w:val="0"/>
      <w:marRight w:val="0"/>
      <w:marTop w:val="0"/>
      <w:marBottom w:val="0"/>
      <w:divBdr>
        <w:top w:val="none" w:sz="0" w:space="0" w:color="auto"/>
        <w:left w:val="none" w:sz="0" w:space="0" w:color="auto"/>
        <w:bottom w:val="none" w:sz="0" w:space="0" w:color="auto"/>
        <w:right w:val="none" w:sz="0" w:space="0" w:color="auto"/>
      </w:divBdr>
    </w:div>
    <w:div w:id="2107192928">
      <w:bodyDiv w:val="1"/>
      <w:marLeft w:val="0"/>
      <w:marRight w:val="0"/>
      <w:marTop w:val="0"/>
      <w:marBottom w:val="0"/>
      <w:divBdr>
        <w:top w:val="none" w:sz="0" w:space="0" w:color="auto"/>
        <w:left w:val="none" w:sz="0" w:space="0" w:color="auto"/>
        <w:bottom w:val="none" w:sz="0" w:space="0" w:color="auto"/>
        <w:right w:val="none" w:sz="0" w:space="0" w:color="auto"/>
      </w:divBdr>
    </w:div>
    <w:div w:id="2125732567">
      <w:bodyDiv w:val="1"/>
      <w:marLeft w:val="0"/>
      <w:marRight w:val="0"/>
      <w:marTop w:val="0"/>
      <w:marBottom w:val="0"/>
      <w:divBdr>
        <w:top w:val="none" w:sz="0" w:space="0" w:color="auto"/>
        <w:left w:val="none" w:sz="0" w:space="0" w:color="auto"/>
        <w:bottom w:val="none" w:sz="0" w:space="0" w:color="auto"/>
        <w:right w:val="none" w:sz="0" w:space="0" w:color="auto"/>
      </w:divBdr>
    </w:div>
    <w:div w:id="2135247349">
      <w:bodyDiv w:val="1"/>
      <w:marLeft w:val="0"/>
      <w:marRight w:val="0"/>
      <w:marTop w:val="0"/>
      <w:marBottom w:val="0"/>
      <w:divBdr>
        <w:top w:val="none" w:sz="0" w:space="0" w:color="auto"/>
        <w:left w:val="none" w:sz="0" w:space="0" w:color="auto"/>
        <w:bottom w:val="none" w:sz="0" w:space="0" w:color="auto"/>
        <w:right w:val="none" w:sz="0" w:space="0" w:color="auto"/>
      </w:divBdr>
    </w:div>
    <w:div w:id="2142068196">
      <w:bodyDiv w:val="1"/>
      <w:marLeft w:val="0"/>
      <w:marRight w:val="0"/>
      <w:marTop w:val="0"/>
      <w:marBottom w:val="0"/>
      <w:divBdr>
        <w:top w:val="none" w:sz="0" w:space="0" w:color="auto"/>
        <w:left w:val="none" w:sz="0" w:space="0" w:color="auto"/>
        <w:bottom w:val="none" w:sz="0" w:space="0" w:color="auto"/>
        <w:right w:val="none" w:sz="0" w:space="0" w:color="auto"/>
      </w:divBdr>
    </w:div>
    <w:div w:id="214492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Lev06</b:Tag>
    <b:SourceType>Report</b:SourceType>
    <b:Guid>{66B49FFD-0B1D-457C-A927-15C02A958687}</b:Guid>
    <b:Title>Light Fields and Computational Imaging</b:Title>
    <b:Year>2006</b:Year>
    <b:Author>
      <b:Author>
        <b:NameList>
          <b:Person>
            <b:Last>Levoy</b:Last>
            <b:First>Marc</b:First>
          </b:Person>
        </b:NameList>
      </b:Author>
    </b:Author>
    <b:Publisher>IEEE Computer</b:Publisher>
    <b:RefOrder>2</b:RefOrder>
  </b:Source>
  <b:Source>
    <b:Tag>She95</b:Tag>
    <b:SourceType>ConferenceProceedings</b:SourceType>
    <b:Guid>{678BE93E-1822-4F5F-9875-E0AE1893396A}</b:Guid>
    <b:Title>QuickTime VR: an image-based approach to virtual environment navigation</b:Title>
    <b:Year>1995</b:Year>
    <b:City>New York</b:City>
    <b:Author>
      <b:Author>
        <b:NameList>
          <b:Person>
            <b:Last>Chen</b:Last>
            <b:First>Shenchang</b:First>
            <b:Middle>Eric</b:Middle>
          </b:Person>
        </b:NameList>
      </b:Author>
    </b:Author>
    <b:ConferenceName>Proceedings of the 22nd annual conference on Computer graphics and interactive techniques</b:ConferenceName>
    <b:Pages>29-38</b:Pages>
    <b:Publisher>ACM</b:Publisher>
    <b:RefOrder>3</b:RefOrder>
  </b:Source>
  <b:Source>
    <b:Tag>Mar96</b:Tag>
    <b:SourceType>ConferenceProceedings</b:SourceType>
    <b:Guid>{736B284E-FDC2-433F-B612-ABB493D5DE37}</b:Guid>
    <b:Title>Light field rendering</b:Title>
    <b:Year>1996</b:Year>
    <b:Author>
      <b:Author>
        <b:NameList>
          <b:Person>
            <b:Last>Levoy</b:Last>
            <b:First>Marc</b:First>
          </b:Person>
          <b:Person>
            <b:Last>Hanrahan</b:Last>
            <b:First>Pat</b:First>
          </b:Person>
        </b:NameList>
      </b:Author>
    </b:Author>
    <b:ConferenceName>Proceedings of the 23rd annual conference on Computer graphics and interactive techniques. ACM</b:ConferenceName>
    <b:Pages>31-42</b:Pages>
    <b:City>New York</b:City>
    <b:Publisher>ACM</b:Publisher>
    <b:RefOrder>1</b:RefOrder>
  </b:Source>
  <b:Source>
    <b:Tag>Shu05</b:Tag>
    <b:SourceType>JournalArticle</b:SourceType>
    <b:Guid>{11ADB472-4995-4146-9A0C-6678251977BB}</b:Guid>
    <b:Author>
      <b:Author>
        <b:NameList>
          <b:Person>
            <b:Last>Shum</b:Last>
            <b:First>Heung-Yeung</b:First>
          </b:Person>
          <b:Person>
            <b:Last>Ng</b:Last>
            <b:First>King-To</b:First>
          </b:Person>
          <b:Person>
            <b:Last>Chan</b:Last>
            <b:First>Shing-Chow</b:First>
          </b:Person>
        </b:NameList>
      </b:Author>
    </b:Author>
    <b:Title>A virtual reality system using the concentric mosaic: construction, rendering, and data compression,</b:Title>
    <b:Pages>85-95</b:Pages>
    <b:Year>2005</b:Year>
    <b:ConferenceName>IEEE Transactions on Multimedia</b:ConferenceName>
    <b:JournalName>IEEE Transactions on Multimedia</b:JournalName>
    <b:RefOrder>4</b:RefOrder>
  </b:Source>
  <b:Source>
    <b:Tag>Ben05</b:Tag>
    <b:SourceType>ConferenceProceedings</b:SourceType>
    <b:Guid>{9092C8BC-0E41-40F0-94E4-EF35B34ACE5C}</b:Guid>
    <b:Title>High Performance Imaging Using Large Camera Arrays</b:Title>
    <b:Year>2005</b:Year>
    <b:Pages>765-776</b:Pages>
    <b:Author>
      <b:Author>
        <b:NameList>
          <b:Person>
            <b:Last>Wilburn</b:Last>
            <b:First>Bennett</b:First>
          </b:Person>
          <b:Person>
            <b:Last>Joshi</b:Last>
            <b:First>Neel</b:First>
          </b:Person>
          <b:Person>
            <b:Last>Vaish</b:Last>
            <b:First>Vaibhav</b:First>
          </b:Person>
          <b:Person>
            <b:Last>Talvala</b:Last>
            <b:First>Eino-Ville</b:First>
          </b:Person>
          <b:Person>
            <b:Last>Antunez</b:Last>
            <b:First>Emilio</b:First>
          </b:Person>
          <b:Person>
            <b:Last>Barth</b:Last>
            <b:First>Adam</b:First>
          </b:Person>
          <b:Person>
            <b:Last>Adams</b:Last>
            <b:First>Andrew</b:First>
          </b:Person>
          <b:Person>
            <b:Last>Horowitz</b:Last>
            <b:First>Mark</b:First>
          </b:Person>
          <b:Person>
            <b:Last>Levoy</b:Last>
            <b:First>Marc</b:First>
          </b:Person>
        </b:NameList>
      </b:Author>
    </b:Author>
    <b:ConferenceName>Proceedings of ACM SIGGRAPH</b:ConferenceName>
    <b:Publisher>ACM</b:Publisher>
    <b:RefOrder>5</b:RefOrder>
  </b:Source>
  <b:Source>
    <b:Tag>NgR05</b:Tag>
    <b:SourceType>JournalArticle</b:SourceType>
    <b:Guid>{8D71107E-D494-498C-B0CA-3F96F2C5114E}</b:Guid>
    <b:Title>Light field photography with a hand-held plenoptic camera</b:Title>
    <b:Pages>1-11</b:Pages>
    <b:Year>2005</b:Year>
    <b:Author>
      <b:Author>
        <b:NameList>
          <b:Person>
            <b:Last>Ng</b:Last>
            <b:First>Ren</b:First>
          </b:Person>
          <b:Person>
            <b:Last>Levoy</b:Last>
            <b:First>Marc</b:First>
          </b:Person>
          <b:Person>
            <b:Last>Brédif</b:Last>
            <b:First>Mathieu</b:First>
          </b:Person>
          <b:Person>
            <b:Last>Duval</b:Last>
            <b:First>Gene</b:First>
          </b:Person>
          <b:Person>
            <b:Last>Horowitz</b:Last>
            <b:First>Mark</b:First>
          </b:Person>
          <b:Person>
            <b:Last>Hanrahan</b:Last>
            <b:First>Pat</b:First>
          </b:Person>
        </b:NameList>
      </b:Author>
    </b:Author>
    <b:JournalName>Computer Science Technical Report CSTR</b:JournalName>
    <b:RefOrder>6</b:RefOrder>
  </b:Source>
  <b:Source>
    <b:Tag>Bue01</b:Tag>
    <b:SourceType>ConferenceProceedings</b:SourceType>
    <b:Guid>{59A26CE7-FEDE-43BD-8093-803FF07B1CB4}</b:Guid>
    <b:Author>
      <b:Author>
        <b:NameList>
          <b:Person>
            <b:Last>Buehler</b:Last>
            <b:First>Chris</b:First>
            <b:Middle>and Bosse, Michael and McMillan, Leonard and Gortler, Steven and Cohen, Michael</b:Middle>
          </b:Person>
        </b:NameList>
      </b:Author>
    </b:Author>
    <b:Title>Unstructured Lumigraph Rendering</b:Title>
    <b:Year>2001</b:Year>
    <b:Pages>425-432</b:Pages>
    <b:Publisher>ACM</b:Publisher>
    <b:ConferenceName>Proceedings of the 28th Annual Conference on Computer Graphics and Interactive Techniques</b:ConferenceName>
    <b:RefOrder>7</b:RefOrder>
  </b:Source>
  <b:Source>
    <b:Tag>Dav12</b:Tag>
    <b:SourceType>JournalArticle</b:SourceType>
    <b:Guid>{ABDA3A35-FC28-49DB-BD01-9EFBB9B19230}</b:Guid>
    <b:Author>
      <b:Author>
        <b:NameList>
          <b:Person>
            <b:Last>Davis</b:Last>
            <b:First>Abe</b:First>
          </b:Person>
          <b:Person>
            <b:Last>Levoy</b:Last>
            <b:First>Marc</b:First>
          </b:Person>
          <b:Person>
            <b:Last>Durand</b:Last>
            <b:First>Fredo</b:First>
          </b:Person>
        </b:NameList>
      </b:Author>
    </b:Author>
    <b:Title>Unstructured Light Fields</b:Title>
    <b:Pages>305-314</b:Pages>
    <b:Year>2012</b:Year>
    <b:JournalName>Computer Graphics Forum</b:JournalName>
    <b:RefOrder>8</b:RefOrder>
  </b:Source>
  <b:Source>
    <b:Tag>Tec16</b:Tag>
    <b:SourceType>InternetSite</b:SourceType>
    <b:Guid>{B1D8B15B-97AD-41CE-8526-07600FA38754}</b:Guid>
    <b:Title>ShaderLab Syntax</b:Title>
    <b:Year>2016</b:Year>
    <b:Author>
      <b:Author>
        <b:NameList>
          <b:Person>
            <b:Last>Unity-Technologies</b:Last>
          </b:Person>
        </b:NameList>
      </b:Author>
    </b:Author>
    <b:InternetSiteTitle>Unity - Manual</b:InternetSiteTitle>
    <b:Month>5</b:Month>
    <b:Day>9</b:Day>
    <b:URL>http://docs.unity3d.com/Manual/SL-Shader.html</b:URL>
    <b:RefOrder>9</b:RefOrder>
  </b:Source>
  <b:Source>
    <b:Tag>DAQ16</b:Tag>
    <b:SourceType>InternetSite</b:SourceType>
    <b:Guid>{C1B1162F-EBAA-465C-B39C-7B66C6DFE310}</b:Guid>
    <b:Author>
      <b:Author>
        <b:NameList>
          <b:Person>
            <b:Last>DAQRI</b:Last>
          </b:Person>
        </b:NameList>
      </b:Author>
    </b:Author>
    <b:Title>ARToolkit Documentation</b:Title>
    <b:InternetSiteTitle>ARToolkit</b:InternetSiteTitle>
    <b:Year>2016</b:Year>
    <b:Month>5</b:Month>
    <b:Day>9</b:Day>
    <b:URL>http://artoolkit.org/documentation/</b:URL>
    <b:RefOrder>10</b:RefOrder>
  </b:Source>
  <b:Source>
    <b:Tag>Wik16</b:Tag>
    <b:SourceType>InternetSite</b:SourceType>
    <b:Guid>{0B4AC4CC-6B69-414E-B9A0-2BD076AF5459}</b:Guid>
    <b:Author>
      <b:Author>
        <b:NameList>
          <b:Person>
            <b:Last>Wikitude-GmbH</b:Last>
          </b:Person>
        </b:NameList>
      </b:Author>
    </b:Author>
    <b:Title>Unity documentation</b:Title>
    <b:InternetSiteTitle>Wikitude</b:InternetSiteTitle>
    <b:Year>2016</b:Year>
    <b:Month>5</b:Month>
    <b:Day>9</b:Day>
    <b:URL>http://www.wikitude.com/developer/documentation/unity#_48_INSTANCE_Zk7M2pQVPDDi_=3dtracking.html%23about-wikitude-3d-tracking</b:URL>
    <b:RefOrder>11</b:RefOrder>
  </b:Source>
  <b:Source>
    <b:Tag>Del14</b:Tag>
    <b:SourceType>InternetSite</b:SourceType>
    <b:Guid>{CD74AD9E-D015-4BDE-AF8B-0F06822F0BC3}</b:Guid>
    <b:Title>Delaunay Triangulation in Unity</b:Title>
    <b:Year>2014</b:Year>
    <b:Month>06</b:Month>
    <b:Day>16</b:Day>
    <b:YearAccessed>2016</b:YearAccessed>
    <b:MonthAccessed>5</b:MonthAccessed>
    <b:DayAccessed>16</b:DayAccessed>
    <b:URL>https://scrawkblog.com/2014/06/16/delaunay-triangulation-in-unity/</b:URL>
    <b:RefOrder>12</b:RefOrder>
  </b:Source>
  <b:Source>
    <b:Tag>Goo16</b:Tag>
    <b:SourceType>InternetSite</b:SourceType>
    <b:Guid>{101D192F-A61F-4AF0-8814-52E417640107}</b:Guid>
    <b:Title>Google's Project Tango</b:Title>
    <b:ProductionCompany>Google</b:ProductionCompany>
    <b:YearAccessed>2016</b:YearAccessed>
    <b:MonthAccessed>5</b:MonthAccessed>
    <b:DayAccessed>16</b:DayAccessed>
    <b:URL>https://www.google.com/atap/project-tango/</b:URL>
    <b:RefOrder>13</b:RefOrder>
  </b:Source>
  <b:Source>
    <b:Tag>Dev16</b:Tag>
    <b:SourceType>InternetSite</b:SourceType>
    <b:Guid>{ACB55E61-A317-4DDC-80C3-0DE3F71634F4}</b:Guid>
    <b:Title>Dev47Apps | Android Apps</b:Title>
    <b:YearAccessed>2016</b:YearAccessed>
    <b:MonthAccessed>5</b:MonthAccessed>
    <b:DayAccessed>25</b:DayAccessed>
    <b:URL>https://www.dev47apps.com/</b:URL>
    <b:RefOrder>14</b:RefOrder>
  </b:Source>
</b:Sources>
</file>

<file path=customXml/itemProps1.xml><?xml version="1.0" encoding="utf-8"?>
<ds:datastoreItem xmlns:ds="http://schemas.openxmlformats.org/officeDocument/2006/customXml" ds:itemID="{0A6F8565-3F88-4C7B-9919-71737E1B1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40</Pages>
  <Words>5780</Words>
  <Characters>32950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耿正霖</dc:creator>
  <cp:keywords/>
  <dc:description>NE.Ref</dc:description>
  <cp:lastModifiedBy>Yangxin Zhong (MSR Student-Person Consulting)</cp:lastModifiedBy>
  <cp:revision>150</cp:revision>
  <dcterms:created xsi:type="dcterms:W3CDTF">2016-05-26T16:28:00Z</dcterms:created>
  <dcterms:modified xsi:type="dcterms:W3CDTF">2016-05-30T13:20:00Z</dcterms:modified>
</cp:coreProperties>
</file>